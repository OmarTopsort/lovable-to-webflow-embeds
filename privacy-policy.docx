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CEAEA"/>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90" w:firstLine="0"/>
        <w:jc w:val="left"/>
        <w:rPr>
          <w:rFonts w:ascii="Montserrat" w:cs="Montserrat" w:eastAsia="Montserrat" w:hAnsi="Montserrat"/>
          <w:color w:val="141b49"/>
        </w:rPr>
      </w:pPr>
      <w:r w:rsidDel="00000000" w:rsidR="00000000" w:rsidRPr="00000000">
        <w:rPr>
          <w:rtl w:val="0"/>
        </w:rPr>
      </w:r>
    </w:p>
    <w:p w:rsidR="00000000" w:rsidDel="00000000" w:rsidP="00000000" w:rsidRDefault="00000000" w:rsidRPr="00000000" w14:paraId="00000002">
      <w:pPr>
        <w:ind w:left="-270" w:right="-9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ind w:left="-270" w:right="-90" w:firstLine="0"/>
        <w:rPr>
          <w:rFonts w:ascii="Montserrat" w:cs="Montserrat" w:eastAsia="Montserrat" w:hAnsi="Montserrat"/>
          <w:b w:val="1"/>
          <w:bCs w:val="1"/>
          <w:color w:val="0702f1"/>
          <w:sz w:val="192"/>
          <w:szCs w:val="192"/>
        </w:rPr>
      </w:pPr>
      <w:r w:rsidDel="00000000" w:rsidR="00000000" w:rsidRPr="00000000">
        <w:rPr>
          <w:rFonts w:ascii="Montserrat" w:cs="Montserrat" w:eastAsia="Montserrat" w:hAnsi="Montserrat"/>
          <w:b w:val="1"/>
          <w:bCs w:val="1"/>
          <w:color w:val="0702f1"/>
          <w:sz w:val="192"/>
          <w:szCs w:val="192"/>
          <w:rtl w:val="0"/>
        </w:rPr>
        <w:t xml:space="preserve">_</w:t>
      </w:r>
    </w:p>
    <w:p w:rsidR="00000000" w:rsidDel="00000000" w:rsidP="00000000" w:rsidRDefault="00000000" w:rsidRPr="00000000" w14:paraId="00000004">
      <w:pPr>
        <w:pStyle w:val="Title"/>
        <w:rPr/>
      </w:pPr>
      <w:r w:rsidDel="00000000" w:rsidR="00000000" w:rsidRPr="00000000">
        <w:rPr>
          <w:rtl w:val="0"/>
        </w:rPr>
        <w:t xml:space="preserve">Privacy Policy</w:t>
      </w:r>
    </w:p>
    <w:p w:rsidR="00000000" w:rsidDel="00000000" w:rsidP="00000000" w:rsidRDefault="00000000" w:rsidRPr="00000000" w14:paraId="00000005">
      <w:pPr>
        <w:ind w:left="-270" w:right="-9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ind w:left="-270" w:right="-90" w:firstLine="0"/>
        <w:rPr>
          <w:rFonts w:ascii="Montserrat" w:cs="Montserrat" w:eastAsia="Montserrat" w:hAnsi="Montserrat"/>
          <w:color w:val="ffffff"/>
        </w:rPr>
      </w:pPr>
      <w:r w:rsidDel="00000000" w:rsidR="00000000" w:rsidRPr="00000000">
        <w:rPr>
          <w:rFonts w:ascii="Montserrat" w:cs="Montserrat" w:eastAsia="Montserrat" w:hAnsi="Montserrat"/>
          <w:color w:val="ffffff"/>
          <w:rtl w:val="0"/>
        </w:rPr>
        <w:br w:type="textWrapping"/>
        <w:br w:type="textWrapping"/>
        <w:br w:type="textWrapping"/>
        <w:br w:type="textWrapping"/>
        <w:br w:type="textWrapping"/>
        <w:br w:type="textWrapping"/>
      </w:r>
    </w:p>
    <w:tbl>
      <w:tblPr>
        <w:tblStyle w:val="Table1"/>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25"/>
        <w:gridCol w:w="5295"/>
        <w:tblGridChange w:id="0">
          <w:tblGrid>
            <w:gridCol w:w="2625"/>
            <w:gridCol w:w="52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after="0" w:before="0" w:line="240" w:lineRule="auto"/>
              <w:ind w:left="0" w:firstLine="0"/>
              <w:rPr/>
            </w:pPr>
            <w:r w:rsidDel="00000000" w:rsidR="00000000" w:rsidRPr="00000000">
              <w:rPr>
                <w:color w:val="ffffff"/>
                <w:rtl w:val="0"/>
              </w:rPr>
              <w:t xml:space="preserve">Policy Owner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0" w:before="0" w:line="240" w:lineRule="auto"/>
              <w:ind w:left="0" w:firstLine="0"/>
              <w:rPr/>
            </w:pPr>
            <w:r w:rsidDel="00000000" w:rsidR="00000000" w:rsidRPr="00000000">
              <w:rPr>
                <w:color w:val="ffffff"/>
                <w:rtl w:val="0"/>
              </w:rPr>
              <w:t xml:space="preserve">Francisco Larrain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0" w:before="0" w:line="240" w:lineRule="auto"/>
              <w:ind w:left="0" w:firstLine="0"/>
              <w:rPr/>
            </w:pPr>
            <w:r w:rsidDel="00000000" w:rsidR="00000000" w:rsidRPr="00000000">
              <w:rPr>
                <w:color w:val="ffffff"/>
                <w:rtl w:val="0"/>
              </w:rPr>
              <w:t xml:space="preserve">Effective Date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0" w:before="0" w:line="240" w:lineRule="auto"/>
              <w:ind w:left="0" w:firstLine="0"/>
              <w:rPr/>
            </w:pPr>
            <w:r w:rsidDel="00000000" w:rsidR="00000000" w:rsidRPr="00000000">
              <w:rPr>
                <w:color w:val="ffffff"/>
                <w:rtl w:val="0"/>
              </w:rPr>
              <w:t xml:space="preserve">November 1st, 2021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0" w:before="0" w:line="240" w:lineRule="auto"/>
              <w:ind w:left="0" w:firstLine="0"/>
              <w:rPr/>
            </w:pPr>
            <w:r w:rsidDel="00000000" w:rsidR="00000000" w:rsidRPr="00000000">
              <w:rPr>
                <w:color w:val="ffffff"/>
                <w:rtl w:val="0"/>
              </w:rPr>
              <w:t xml:space="preserve">Last Updated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0" w:before="0" w:line="240" w:lineRule="auto"/>
              <w:ind w:left="0" w:firstLine="0"/>
              <w:rPr/>
            </w:pPr>
            <w:r w:rsidDel="00000000" w:rsidR="00000000" w:rsidRPr="00000000">
              <w:rPr>
                <w:color w:val="ffffff"/>
                <w:rtl w:val="0"/>
              </w:rPr>
              <w:t xml:space="preserve">May 18th, 2026</w:t>
            </w:r>
            <w:r w:rsidDel="00000000" w:rsidR="00000000" w:rsidRPr="00000000">
              <w:rPr>
                <w:rtl w:val="0"/>
              </w:rPr>
            </w:r>
          </w:p>
        </w:tc>
      </w:tr>
    </w:tbl>
    <w:p w:rsidR="00000000" w:rsidDel="00000000" w:rsidP="00000000" w:rsidRDefault="00000000" w:rsidRPr="00000000" w14:paraId="0000000D">
      <w:pPr>
        <w:rPr/>
        <w:sectPr>
          <w:headerReference r:id="rId7" w:type="default"/>
          <w:footerReference r:id="rId8" w:type="default"/>
          <w:pgSz w:h="15840" w:w="12240" w:orient="portrait"/>
          <w:pgMar w:bottom="1224" w:top="1440" w:left="1440" w:right="720" w:header="0" w:footer="259"/>
          <w:pgNumType w:start="1"/>
        </w:sect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Purpose</w:t>
      </w:r>
    </w:p>
    <w:p w:rsidR="00000000" w:rsidDel="00000000" w:rsidP="00000000" w:rsidRDefault="00000000" w:rsidRPr="00000000" w14:paraId="0000000F">
      <w:pPr>
        <w:rPr/>
      </w:pPr>
      <w:r w:rsidDel="00000000" w:rsidR="00000000" w:rsidRPr="00000000">
        <w:rPr>
          <w:rtl w:val="0"/>
        </w:rPr>
        <w:t xml:space="preserve">To ensure that personal information is collected, protected, used, disclosed and retained in accordance with applicable privacy laws and regulations, and to provide transparency to individuals about how Topsort handles their personal information in connection with our advertising technology services for marketplaces.</w:t>
      </w:r>
    </w:p>
    <w:p w:rsidR="00000000" w:rsidDel="00000000" w:rsidP="00000000" w:rsidRDefault="00000000" w:rsidRPr="00000000" w14:paraId="00000010">
      <w:pPr>
        <w:pStyle w:val="Heading2"/>
        <w:rPr/>
      </w:pPr>
      <w:r w:rsidDel="00000000" w:rsidR="00000000" w:rsidRPr="00000000">
        <w:rPr>
          <w:rtl w:val="0"/>
        </w:rPr>
        <w:t xml:space="preserve">Scope</w:t>
      </w:r>
    </w:p>
    <w:p w:rsidR="00000000" w:rsidDel="00000000" w:rsidP="00000000" w:rsidRDefault="00000000" w:rsidRPr="00000000" w14:paraId="00000011">
      <w:pPr>
        <w:rPr/>
      </w:pPr>
      <w:r w:rsidDel="00000000" w:rsidR="00000000" w:rsidRPr="00000000">
        <w:rPr>
          <w:rtl w:val="0"/>
        </w:rPr>
        <w:t xml:space="preserve">This Privacy Policy applies to all personal information processed by Topsort Inc. (doing business as Topsort) (“Topsort”, “we”, “us”) in connection with our advertising technology platform for marketplaces, websites, applications, and business operations.</w:t>
      </w:r>
    </w:p>
    <w:p w:rsidR="00000000" w:rsidDel="00000000" w:rsidP="00000000" w:rsidRDefault="00000000" w:rsidRPr="00000000" w14:paraId="00000012">
      <w:pPr>
        <w:rPr/>
      </w:pPr>
      <w:r w:rsidDel="00000000" w:rsidR="00000000" w:rsidRPr="00000000">
        <w:rPr>
          <w:b w:val="1"/>
          <w:bCs w:val="1"/>
          <w:rtl w:val="0"/>
        </w:rPr>
        <w:t xml:space="preserve">Important Note for Marketplace Customers:</w:t>
      </w:r>
      <w:r w:rsidDel="00000000" w:rsidR="00000000" w:rsidRPr="00000000">
        <w:rPr>
          <w:rtl w:val="0"/>
        </w:rPr>
        <w:t xml:space="preserve"> As our services are provided to marketplaces who act as data controllers for their end users, our marketplace customers are responsible for obtaining appropriate consents and providing privacy notices to their users. This Privacy Policy primarily covers our direct relationships and does not replace the privacy obligations of our marketplace customers toward their end users.</w:t>
      </w:r>
    </w:p>
    <w:p w:rsidR="00000000" w:rsidDel="00000000" w:rsidP="00000000" w:rsidRDefault="00000000" w:rsidRPr="00000000" w14:paraId="00000013">
      <w:pPr>
        <w:pStyle w:val="Heading2"/>
        <w:rPr/>
      </w:pPr>
      <w:r w:rsidDel="00000000" w:rsidR="00000000" w:rsidRPr="00000000">
        <w:rPr>
          <w:rtl w:val="0"/>
        </w:rPr>
        <w:t xml:space="preserve">Policy</w:t>
      </w:r>
    </w:p>
    <w:p w:rsidR="00000000" w:rsidDel="00000000" w:rsidP="00000000" w:rsidRDefault="00000000" w:rsidRPr="00000000" w14:paraId="00000014">
      <w:pPr>
        <w:pStyle w:val="Heading3"/>
        <w:rPr/>
      </w:pPr>
      <w:r w:rsidDel="00000000" w:rsidR="00000000" w:rsidRPr="00000000">
        <w:rPr>
          <w:rtl w:val="0"/>
        </w:rPr>
        <w:t xml:space="preserve">Overview</w:t>
      </w:r>
    </w:p>
    <w:p w:rsidR="00000000" w:rsidDel="00000000" w:rsidP="00000000" w:rsidRDefault="00000000" w:rsidRPr="00000000" w14:paraId="00000015">
      <w:pPr>
        <w:rPr/>
      </w:pPr>
      <w:r w:rsidDel="00000000" w:rsidR="00000000" w:rsidRPr="00000000">
        <w:rPr>
          <w:rtl w:val="0"/>
        </w:rPr>
        <w:t xml:space="preserve">At Topsort, we take the protection of personal information seriously. Personal information means information that identifies you as an individual or from which you can be reasonably identified.</w:t>
      </w:r>
    </w:p>
    <w:p w:rsidR="00000000" w:rsidDel="00000000" w:rsidP="00000000" w:rsidRDefault="00000000" w:rsidRPr="00000000" w14:paraId="00000016">
      <w:pPr>
        <w:rPr/>
      </w:pPr>
      <w:r w:rsidDel="00000000" w:rsidR="00000000" w:rsidRPr="00000000">
        <w:rPr>
          <w:rtl w:val="0"/>
        </w:rPr>
        <w:t xml:space="preserve">This Privacy Policy applies to Topsort Inc. and provides information about the personal information we collect and handle about our customers, platform users, website visitors, employees, and business partners.</w:t>
      </w:r>
    </w:p>
    <w:p w:rsidR="00000000" w:rsidDel="00000000" w:rsidP="00000000" w:rsidRDefault="00000000" w:rsidRPr="00000000" w14:paraId="00000017">
      <w:pPr>
        <w:rPr/>
      </w:pPr>
      <w:r w:rsidDel="00000000" w:rsidR="00000000" w:rsidRPr="00000000">
        <w:rPr>
          <w:rtl w:val="0"/>
        </w:rPr>
        <w:t xml:space="preserve">Topsort has a longstanding commitment to privacy and data security in our advertising technology services. We use pseudonymised information to serve interest-based advertisements while protecting individual privacy and complying with applicable privacy laws.</w:t>
      </w:r>
    </w:p>
    <w:p w:rsidR="00000000" w:rsidDel="00000000" w:rsidP="00000000" w:rsidRDefault="00000000" w:rsidRPr="00000000" w14:paraId="00000018">
      <w:pPr>
        <w:rPr/>
      </w:pPr>
      <w:r w:rsidDel="00000000" w:rsidR="00000000" w:rsidRPr="00000000">
        <w:rPr>
          <w:rtl w:val="0"/>
        </w:rPr>
        <w:t xml:space="preserve">Topsort may update this privacy policy from time to time, with the most up-to-date policy always available at our website.</w:t>
      </w:r>
    </w:p>
    <w:p w:rsidR="00000000" w:rsidDel="00000000" w:rsidP="00000000" w:rsidRDefault="00000000" w:rsidRPr="00000000" w14:paraId="00000019">
      <w:pPr>
        <w:pStyle w:val="Heading3"/>
        <w:rPr/>
      </w:pPr>
      <w:r w:rsidDel="00000000" w:rsidR="00000000" w:rsidRPr="00000000">
        <w:rPr>
          <w:rtl w:val="0"/>
        </w:rPr>
        <w:t xml:space="preserve">Why do we collect and handle your personal information?</w:t>
      </w:r>
    </w:p>
    <w:p w:rsidR="00000000" w:rsidDel="00000000" w:rsidP="00000000" w:rsidRDefault="00000000" w:rsidRPr="00000000" w14:paraId="0000001A">
      <w:pPr>
        <w:rPr/>
      </w:pPr>
      <w:r w:rsidDel="00000000" w:rsidR="00000000" w:rsidRPr="00000000">
        <w:rPr>
          <w:rtl w:val="0"/>
        </w:rPr>
        <w:t xml:space="preserve">We collect, hold, use and disclose your personal information so that we can provide our advertising technology services, improve and personalize our platform and communications, and operate our business effectively. This includes, but is not limited to:</w:t>
      </w:r>
    </w:p>
    <w:p w:rsidR="00000000" w:rsidDel="00000000" w:rsidP="00000000" w:rsidRDefault="00000000" w:rsidRPr="00000000" w14:paraId="0000001B">
      <w:pPr>
        <w:rPr/>
      </w:pPr>
      <w:r w:rsidDel="00000000" w:rsidR="00000000" w:rsidRPr="00000000">
        <w:rPr>
          <w:b w:val="1"/>
          <w:bCs w:val="1"/>
          <w:rtl w:val="0"/>
        </w:rPr>
        <w:t xml:space="preserve">Service Provision:</w:t>
      </w:r>
      <w:r w:rsidDel="00000000" w:rsidR="00000000" w:rsidRPr="00000000">
        <w:rPr>
          <w:rtl w:val="0"/>
        </w:rPr>
      </w:r>
    </w:p>
    <w:p w:rsidR="00000000" w:rsidDel="00000000" w:rsidP="00000000" w:rsidRDefault="00000000" w:rsidRPr="00000000" w14:paraId="0000001C">
      <w:pPr>
        <w:numPr>
          <w:ilvl w:val="0"/>
          <w:numId w:val="32"/>
        </w:numPr>
        <w:spacing w:after="0" w:before="0" w:lineRule="auto"/>
        <w:ind w:left="720" w:hanging="360"/>
        <w:rPr/>
      </w:pPr>
      <w:r w:rsidDel="00000000" w:rsidR="00000000" w:rsidRPr="00000000">
        <w:rPr>
          <w:rtl w:val="0"/>
        </w:rPr>
        <w:t xml:space="preserve">Managing your account and providing access to our SaaS platform</w:t>
      </w:r>
    </w:p>
    <w:p w:rsidR="00000000" w:rsidDel="00000000" w:rsidP="00000000" w:rsidRDefault="00000000" w:rsidRPr="00000000" w14:paraId="0000001D">
      <w:pPr>
        <w:numPr>
          <w:ilvl w:val="0"/>
          <w:numId w:val="32"/>
        </w:numPr>
        <w:spacing w:after="0" w:before="0" w:lineRule="auto"/>
        <w:ind w:left="720" w:hanging="360"/>
        <w:rPr/>
      </w:pPr>
      <w:r w:rsidDel="00000000" w:rsidR="00000000" w:rsidRPr="00000000">
        <w:rPr>
          <w:rtl w:val="0"/>
        </w:rPr>
        <w:t xml:space="preserve">Processing transactions and managing billing in accordance with our SaaS Master Service Agreement</w:t>
      </w:r>
    </w:p>
    <w:p w:rsidR="00000000" w:rsidDel="00000000" w:rsidP="00000000" w:rsidRDefault="00000000" w:rsidRPr="00000000" w14:paraId="0000001E">
      <w:pPr>
        <w:numPr>
          <w:ilvl w:val="0"/>
          <w:numId w:val="32"/>
        </w:numPr>
        <w:spacing w:after="0" w:before="0" w:lineRule="auto"/>
        <w:ind w:left="720" w:hanging="360"/>
        <w:rPr/>
      </w:pPr>
      <w:r w:rsidDel="00000000" w:rsidR="00000000" w:rsidRPr="00000000">
        <w:rPr>
          <w:rtl w:val="0"/>
        </w:rPr>
        <w:t xml:space="preserve">Delivering advertising campaigns using pseudonymised information</w:t>
      </w:r>
    </w:p>
    <w:p w:rsidR="00000000" w:rsidDel="00000000" w:rsidP="00000000" w:rsidRDefault="00000000" w:rsidRPr="00000000" w14:paraId="0000001F">
      <w:pPr>
        <w:numPr>
          <w:ilvl w:val="0"/>
          <w:numId w:val="32"/>
        </w:numPr>
        <w:spacing w:after="0" w:before="0" w:lineRule="auto"/>
        <w:ind w:left="720" w:hanging="360"/>
        <w:rPr/>
      </w:pPr>
      <w:r w:rsidDel="00000000" w:rsidR="00000000" w:rsidRPr="00000000">
        <w:rPr>
          <w:rtl w:val="0"/>
        </w:rPr>
        <w:t xml:space="preserve">Providing platform analytics and performance reporting</w:t>
      </w:r>
    </w:p>
    <w:p w:rsidR="00000000" w:rsidDel="00000000" w:rsidP="00000000" w:rsidRDefault="00000000" w:rsidRPr="00000000" w14:paraId="00000020">
      <w:pPr>
        <w:numPr>
          <w:ilvl w:val="0"/>
          <w:numId w:val="32"/>
        </w:numPr>
        <w:spacing w:after="0" w:before="0" w:lineRule="auto"/>
        <w:ind w:left="720" w:hanging="360"/>
        <w:rPr/>
      </w:pPr>
      <w:r w:rsidDel="00000000" w:rsidR="00000000" w:rsidRPr="00000000">
        <w:rPr>
          <w:rtl w:val="0"/>
        </w:rPr>
        <w:t xml:space="preserve">Offering customer support and technical assistance</w:t>
      </w:r>
    </w:p>
    <w:p w:rsidR="00000000" w:rsidDel="00000000" w:rsidP="00000000" w:rsidRDefault="00000000" w:rsidRPr="00000000" w14:paraId="00000021">
      <w:pPr>
        <w:numPr>
          <w:ilvl w:val="0"/>
          <w:numId w:val="32"/>
        </w:numPr>
        <w:spacing w:after="0" w:before="0" w:lineRule="auto"/>
        <w:ind w:left="720" w:hanging="360"/>
        <w:rPr/>
      </w:pPr>
      <w:r w:rsidDel="00000000" w:rsidR="00000000" w:rsidRPr="00000000">
        <w:rPr>
          <w:rtl w:val="0"/>
        </w:rPr>
        <w:t xml:space="preserve">Responding to inquiries and feedback</w:t>
      </w:r>
    </w:p>
    <w:p w:rsidR="00000000" w:rsidDel="00000000" w:rsidP="00000000" w:rsidRDefault="00000000" w:rsidRPr="00000000" w14:paraId="00000022">
      <w:pPr>
        <w:rPr/>
      </w:pPr>
      <w:r w:rsidDel="00000000" w:rsidR="00000000" w:rsidRPr="00000000">
        <w:rPr>
          <w:b w:val="1"/>
          <w:bCs w:val="1"/>
          <w:rtl w:val="0"/>
        </w:rPr>
        <w:t xml:space="preserve">Business Operations:</w:t>
      </w:r>
      <w:r w:rsidDel="00000000" w:rsidR="00000000" w:rsidRPr="00000000">
        <w:rPr>
          <w:rtl w:val="0"/>
        </w:rPr>
      </w:r>
    </w:p>
    <w:p w:rsidR="00000000" w:rsidDel="00000000" w:rsidP="00000000" w:rsidRDefault="00000000" w:rsidRPr="00000000" w14:paraId="00000023">
      <w:pPr>
        <w:numPr>
          <w:ilvl w:val="0"/>
          <w:numId w:val="42"/>
        </w:numPr>
        <w:spacing w:after="0" w:before="0" w:lineRule="auto"/>
        <w:ind w:left="720" w:hanging="360"/>
        <w:rPr/>
      </w:pPr>
      <w:r w:rsidDel="00000000" w:rsidR="00000000" w:rsidRPr="00000000">
        <w:rPr>
          <w:rtl w:val="0"/>
        </w:rPr>
        <w:t xml:space="preserve">Conducting risk assessments and security monitoring in accordance with our Information Security Management System</w:t>
      </w:r>
    </w:p>
    <w:p w:rsidR="00000000" w:rsidDel="00000000" w:rsidP="00000000" w:rsidRDefault="00000000" w:rsidRPr="00000000" w14:paraId="00000024">
      <w:pPr>
        <w:numPr>
          <w:ilvl w:val="0"/>
          <w:numId w:val="42"/>
        </w:numPr>
        <w:spacing w:after="0" w:before="0" w:lineRule="auto"/>
        <w:ind w:left="720" w:hanging="360"/>
        <w:rPr/>
      </w:pPr>
      <w:r w:rsidDel="00000000" w:rsidR="00000000" w:rsidRPr="00000000">
        <w:rPr>
          <w:rtl w:val="0"/>
        </w:rPr>
        <w:t xml:space="preserve">Preventing fraud and ensuring platform security</w:t>
      </w:r>
    </w:p>
    <w:p w:rsidR="00000000" w:rsidDel="00000000" w:rsidP="00000000" w:rsidRDefault="00000000" w:rsidRPr="00000000" w14:paraId="00000025">
      <w:pPr>
        <w:numPr>
          <w:ilvl w:val="0"/>
          <w:numId w:val="42"/>
        </w:numPr>
        <w:spacing w:after="0" w:before="0" w:lineRule="auto"/>
        <w:ind w:left="720" w:hanging="360"/>
        <w:rPr/>
      </w:pPr>
      <w:r w:rsidDel="00000000" w:rsidR="00000000" w:rsidRPr="00000000">
        <w:rPr>
          <w:rtl w:val="0"/>
        </w:rPr>
        <w:t xml:space="preserve">Complying with legal obligations under GDPR, ePrivacy Directive, Australian Privacy Act, Brazilian LGPD, and other applicable regulations</w:t>
      </w:r>
    </w:p>
    <w:p w:rsidR="00000000" w:rsidDel="00000000" w:rsidP="00000000" w:rsidRDefault="00000000" w:rsidRPr="00000000" w14:paraId="00000026">
      <w:pPr>
        <w:numPr>
          <w:ilvl w:val="0"/>
          <w:numId w:val="42"/>
        </w:numPr>
        <w:spacing w:after="0" w:before="0" w:lineRule="auto"/>
        <w:ind w:left="720" w:hanging="360"/>
        <w:rPr/>
      </w:pPr>
      <w:r w:rsidDel="00000000" w:rsidR="00000000" w:rsidRPr="00000000">
        <w:rPr>
          <w:rtl w:val="0"/>
        </w:rPr>
        <w:t xml:space="preserve">Managing relationships with vendors and business partners per our Third-Party Management Policy</w:t>
      </w:r>
    </w:p>
    <w:p w:rsidR="00000000" w:rsidDel="00000000" w:rsidP="00000000" w:rsidRDefault="00000000" w:rsidRPr="00000000" w14:paraId="00000027">
      <w:pPr>
        <w:numPr>
          <w:ilvl w:val="0"/>
          <w:numId w:val="42"/>
        </w:numPr>
        <w:spacing w:after="0" w:before="0" w:lineRule="auto"/>
        <w:ind w:left="720" w:hanging="360"/>
        <w:rPr/>
      </w:pPr>
      <w:r w:rsidDel="00000000" w:rsidR="00000000" w:rsidRPr="00000000">
        <w:rPr>
          <w:rtl w:val="0"/>
        </w:rPr>
        <w:t xml:space="preserve">Conducting internal audits and quality assurance</w:t>
      </w:r>
    </w:p>
    <w:p w:rsidR="00000000" w:rsidDel="00000000" w:rsidP="00000000" w:rsidRDefault="00000000" w:rsidRPr="00000000" w14:paraId="00000028">
      <w:pPr>
        <w:rPr/>
      </w:pPr>
      <w:r w:rsidDel="00000000" w:rsidR="00000000" w:rsidRPr="00000000">
        <w:rPr>
          <w:b w:val="1"/>
          <w:bCs w:val="1"/>
          <w:rtl w:val="0"/>
        </w:rPr>
        <w:t xml:space="preserve">Communications and Marketing:</w:t>
      </w:r>
      <w:r w:rsidDel="00000000" w:rsidR="00000000" w:rsidRPr="00000000">
        <w:rPr>
          <w:rtl w:val="0"/>
        </w:rPr>
      </w:r>
    </w:p>
    <w:p w:rsidR="00000000" w:rsidDel="00000000" w:rsidP="00000000" w:rsidRDefault="00000000" w:rsidRPr="00000000" w14:paraId="00000029">
      <w:pPr>
        <w:numPr>
          <w:ilvl w:val="0"/>
          <w:numId w:val="43"/>
        </w:numPr>
        <w:spacing w:after="0" w:before="0" w:lineRule="auto"/>
        <w:ind w:left="720" w:hanging="360"/>
        <w:rPr/>
      </w:pPr>
      <w:r w:rsidDel="00000000" w:rsidR="00000000" w:rsidRPr="00000000">
        <w:rPr>
          <w:rtl w:val="0"/>
        </w:rPr>
        <w:t xml:space="preserve">Communicating about our services and platform updates</w:t>
      </w:r>
    </w:p>
    <w:p w:rsidR="00000000" w:rsidDel="00000000" w:rsidP="00000000" w:rsidRDefault="00000000" w:rsidRPr="00000000" w14:paraId="0000002A">
      <w:pPr>
        <w:numPr>
          <w:ilvl w:val="0"/>
          <w:numId w:val="43"/>
        </w:numPr>
        <w:spacing w:after="0" w:before="0" w:lineRule="auto"/>
        <w:ind w:left="720" w:hanging="360"/>
        <w:rPr/>
      </w:pPr>
      <w:r w:rsidDel="00000000" w:rsidR="00000000" w:rsidRPr="00000000">
        <w:rPr>
          <w:rtl w:val="0"/>
        </w:rPr>
        <w:t xml:space="preserve">Providing marketing materials and promotional information (with appropriate consent)</w:t>
      </w:r>
    </w:p>
    <w:p w:rsidR="00000000" w:rsidDel="00000000" w:rsidP="00000000" w:rsidRDefault="00000000" w:rsidRPr="00000000" w14:paraId="0000002B">
      <w:pPr>
        <w:numPr>
          <w:ilvl w:val="0"/>
          <w:numId w:val="43"/>
        </w:numPr>
        <w:spacing w:after="0" w:before="0" w:lineRule="auto"/>
        <w:ind w:left="720" w:hanging="360"/>
        <w:rPr/>
      </w:pPr>
      <w:r w:rsidDel="00000000" w:rsidR="00000000" w:rsidRPr="00000000">
        <w:rPr>
          <w:rtl w:val="0"/>
        </w:rPr>
        <w:t xml:space="preserve">Conducting surveys and research to improve our services</w:t>
      </w:r>
    </w:p>
    <w:p w:rsidR="00000000" w:rsidDel="00000000" w:rsidP="00000000" w:rsidRDefault="00000000" w:rsidRPr="00000000" w14:paraId="0000002C">
      <w:pPr>
        <w:numPr>
          <w:ilvl w:val="0"/>
          <w:numId w:val="43"/>
        </w:numPr>
        <w:spacing w:after="0" w:before="0" w:lineRule="auto"/>
        <w:ind w:left="720" w:hanging="360"/>
        <w:rPr/>
      </w:pPr>
      <w:r w:rsidDel="00000000" w:rsidR="00000000" w:rsidRPr="00000000">
        <w:rPr>
          <w:rtl w:val="0"/>
        </w:rPr>
        <w:t xml:space="preserve">Managing event participation and business development</w:t>
      </w:r>
    </w:p>
    <w:p w:rsidR="00000000" w:rsidDel="00000000" w:rsidP="00000000" w:rsidRDefault="00000000" w:rsidRPr="00000000" w14:paraId="0000002D">
      <w:pPr>
        <w:rPr/>
      </w:pPr>
      <w:r w:rsidDel="00000000" w:rsidR="00000000" w:rsidRPr="00000000">
        <w:rPr>
          <w:b w:val="1"/>
          <w:bCs w:val="1"/>
          <w:rtl w:val="0"/>
        </w:rPr>
        <w:t xml:space="preserve">Legal and Compliance:</w:t>
      </w:r>
      <w:r w:rsidDel="00000000" w:rsidR="00000000" w:rsidRPr="00000000">
        <w:rPr>
          <w:rtl w:val="0"/>
        </w:rPr>
      </w:r>
    </w:p>
    <w:p w:rsidR="00000000" w:rsidDel="00000000" w:rsidP="00000000" w:rsidRDefault="00000000" w:rsidRPr="00000000" w14:paraId="0000002E">
      <w:pPr>
        <w:numPr>
          <w:ilvl w:val="0"/>
          <w:numId w:val="44"/>
        </w:numPr>
        <w:spacing w:after="0" w:before="0" w:lineRule="auto"/>
        <w:ind w:left="720" w:hanging="360"/>
        <w:rPr/>
      </w:pPr>
      <w:r w:rsidDel="00000000" w:rsidR="00000000" w:rsidRPr="00000000">
        <w:rPr>
          <w:rtl w:val="0"/>
        </w:rPr>
        <w:t xml:space="preserve">Meeting regulatory requirements and responding to legal process</w:t>
      </w:r>
    </w:p>
    <w:p w:rsidR="00000000" w:rsidDel="00000000" w:rsidP="00000000" w:rsidRDefault="00000000" w:rsidRPr="00000000" w14:paraId="0000002F">
      <w:pPr>
        <w:numPr>
          <w:ilvl w:val="0"/>
          <w:numId w:val="44"/>
        </w:numPr>
        <w:spacing w:after="0" w:before="0" w:lineRule="auto"/>
        <w:ind w:left="720" w:hanging="360"/>
        <w:rPr/>
      </w:pPr>
      <w:r w:rsidDel="00000000" w:rsidR="00000000" w:rsidRPr="00000000">
        <w:rPr>
          <w:rtl w:val="0"/>
        </w:rPr>
        <w:t xml:space="preserve">Protecting our rights and interests</w:t>
      </w:r>
    </w:p>
    <w:p w:rsidR="00000000" w:rsidDel="00000000" w:rsidP="00000000" w:rsidRDefault="00000000" w:rsidRPr="00000000" w14:paraId="00000030">
      <w:pPr>
        <w:numPr>
          <w:ilvl w:val="0"/>
          <w:numId w:val="44"/>
        </w:numPr>
        <w:spacing w:after="0" w:before="0" w:lineRule="auto"/>
        <w:ind w:left="720" w:hanging="360"/>
        <w:rPr/>
      </w:pPr>
      <w:r w:rsidDel="00000000" w:rsidR="00000000" w:rsidRPr="00000000">
        <w:rPr>
          <w:rtl w:val="0"/>
        </w:rPr>
        <w:t xml:space="preserve">Supporting business continuity and disaster recovery</w:t>
      </w:r>
    </w:p>
    <w:p w:rsidR="00000000" w:rsidDel="00000000" w:rsidP="00000000" w:rsidRDefault="00000000" w:rsidRPr="00000000" w14:paraId="00000031">
      <w:pPr>
        <w:numPr>
          <w:ilvl w:val="0"/>
          <w:numId w:val="44"/>
        </w:numPr>
        <w:spacing w:after="0" w:before="0" w:lineRule="auto"/>
        <w:ind w:left="720" w:hanging="360"/>
        <w:rPr/>
      </w:pPr>
      <w:r w:rsidDel="00000000" w:rsidR="00000000" w:rsidRPr="00000000">
        <w:rPr>
          <w:rtl w:val="0"/>
        </w:rPr>
        <w:t xml:space="preserve">Complying with export/import regulations applicable to our software</w:t>
      </w:r>
    </w:p>
    <w:p w:rsidR="00000000" w:rsidDel="00000000" w:rsidP="00000000" w:rsidRDefault="00000000" w:rsidRPr="00000000" w14:paraId="00000032">
      <w:pPr>
        <w:rPr/>
      </w:pPr>
      <w:r w:rsidDel="00000000" w:rsidR="00000000" w:rsidRPr="00000000">
        <w:rPr>
          <w:rtl w:val="0"/>
        </w:rPr>
        <w:t xml:space="preserve">Where you provide us with personal information about someone else, you must have their consent to provide their personal information to us and advise them of this Privacy Policy.</w:t>
      </w:r>
    </w:p>
    <w:p w:rsidR="00000000" w:rsidDel="00000000" w:rsidP="00000000" w:rsidRDefault="00000000" w:rsidRPr="00000000" w14:paraId="00000033">
      <w:pPr>
        <w:pStyle w:val="Heading3"/>
        <w:rPr/>
      </w:pPr>
      <w:r w:rsidDel="00000000" w:rsidR="00000000" w:rsidRPr="00000000">
        <w:rPr>
          <w:rtl w:val="0"/>
        </w:rPr>
        <w:t xml:space="preserve">Types of personal information collected</w:t>
      </w:r>
    </w:p>
    <w:p w:rsidR="00000000" w:rsidDel="00000000" w:rsidP="00000000" w:rsidRDefault="00000000" w:rsidRPr="00000000" w14:paraId="00000034">
      <w:pPr>
        <w:rPr/>
      </w:pPr>
      <w:r w:rsidDel="00000000" w:rsidR="00000000" w:rsidRPr="00000000">
        <w:rPr>
          <w:rtl w:val="0"/>
        </w:rPr>
        <w:t xml:space="preserve">The types of personal information we collect are classified according to our Data Management Policy into Confidential, Restricted, and Public categories:</w:t>
      </w:r>
    </w:p>
    <w:p w:rsidR="00000000" w:rsidDel="00000000" w:rsidP="00000000" w:rsidRDefault="00000000" w:rsidRPr="00000000" w14:paraId="00000035">
      <w:pPr>
        <w:rPr/>
      </w:pPr>
      <w:r w:rsidDel="00000000" w:rsidR="00000000" w:rsidRPr="00000000">
        <w:rPr>
          <w:b w:val="1"/>
          <w:bCs w:val="1"/>
          <w:rtl w:val="0"/>
        </w:rPr>
        <w:t xml:space="preserve">Confidential Data (Highest Sensitivity):</w:t>
      </w:r>
      <w:r w:rsidDel="00000000" w:rsidR="00000000" w:rsidRPr="00000000">
        <w:rPr>
          <w:rtl w:val="0"/>
        </w:rPr>
      </w:r>
    </w:p>
    <w:p w:rsidR="00000000" w:rsidDel="00000000" w:rsidP="00000000" w:rsidRDefault="00000000" w:rsidRPr="00000000" w14:paraId="00000036">
      <w:pPr>
        <w:numPr>
          <w:ilvl w:val="0"/>
          <w:numId w:val="45"/>
        </w:numPr>
        <w:spacing w:after="0" w:before="0" w:lineRule="auto"/>
        <w:ind w:left="720" w:hanging="360"/>
        <w:rPr/>
      </w:pPr>
      <w:r w:rsidDel="00000000" w:rsidR="00000000" w:rsidRPr="00000000">
        <w:rPr>
          <w:rtl w:val="0"/>
        </w:rPr>
        <w:t xml:space="preserve">Customer Data and Personally Identifiable Information (PII)</w:t>
      </w:r>
    </w:p>
    <w:p w:rsidR="00000000" w:rsidDel="00000000" w:rsidP="00000000" w:rsidRDefault="00000000" w:rsidRPr="00000000" w14:paraId="00000037">
      <w:pPr>
        <w:numPr>
          <w:ilvl w:val="0"/>
          <w:numId w:val="45"/>
        </w:numPr>
        <w:spacing w:after="0" w:before="0" w:lineRule="auto"/>
        <w:ind w:left="720" w:hanging="360"/>
        <w:rPr/>
      </w:pPr>
      <w:r w:rsidDel="00000000" w:rsidR="00000000" w:rsidRPr="00000000">
        <w:rPr>
          <w:rtl w:val="0"/>
        </w:rPr>
        <w:t xml:space="preserve">Company financial and banking data</w:t>
      </w:r>
    </w:p>
    <w:p w:rsidR="00000000" w:rsidDel="00000000" w:rsidP="00000000" w:rsidRDefault="00000000" w:rsidRPr="00000000" w14:paraId="00000038">
      <w:pPr>
        <w:numPr>
          <w:ilvl w:val="0"/>
          <w:numId w:val="45"/>
        </w:numPr>
        <w:spacing w:after="0" w:before="0" w:lineRule="auto"/>
        <w:ind w:left="720" w:hanging="360"/>
        <w:rPr/>
      </w:pPr>
      <w:r w:rsidDel="00000000" w:rsidR="00000000" w:rsidRPr="00000000">
        <w:rPr>
          <w:rtl w:val="0"/>
        </w:rPr>
        <w:t xml:space="preserve">Salary, compensation and payroll information</w:t>
      </w:r>
    </w:p>
    <w:p w:rsidR="00000000" w:rsidDel="00000000" w:rsidP="00000000" w:rsidRDefault="00000000" w:rsidRPr="00000000" w14:paraId="00000039">
      <w:pPr>
        <w:numPr>
          <w:ilvl w:val="0"/>
          <w:numId w:val="45"/>
        </w:numPr>
        <w:spacing w:after="0" w:before="0" w:lineRule="auto"/>
        <w:ind w:left="720" w:hanging="360"/>
        <w:rPr/>
      </w:pPr>
      <w:r w:rsidDel="00000000" w:rsidR="00000000" w:rsidRPr="00000000">
        <w:rPr>
          <w:rtl w:val="0"/>
        </w:rPr>
        <w:t xml:space="preserve">Strategic plans and business information</w:t>
      </w:r>
    </w:p>
    <w:p w:rsidR="00000000" w:rsidDel="00000000" w:rsidP="00000000" w:rsidRDefault="00000000" w:rsidRPr="00000000" w14:paraId="0000003A">
      <w:pPr>
        <w:numPr>
          <w:ilvl w:val="0"/>
          <w:numId w:val="45"/>
        </w:numPr>
        <w:spacing w:after="0" w:before="0" w:lineRule="auto"/>
        <w:ind w:left="720" w:hanging="360"/>
        <w:rPr/>
      </w:pPr>
      <w:r w:rsidDel="00000000" w:rsidR="00000000" w:rsidRPr="00000000">
        <w:rPr>
          <w:rtl w:val="0"/>
        </w:rPr>
        <w:t xml:space="preserve">Authentication credentials and access keys</w:t>
      </w:r>
    </w:p>
    <w:p w:rsidR="00000000" w:rsidDel="00000000" w:rsidP="00000000" w:rsidRDefault="00000000" w:rsidRPr="00000000" w14:paraId="0000003B">
      <w:pPr>
        <w:numPr>
          <w:ilvl w:val="0"/>
          <w:numId w:val="45"/>
        </w:numPr>
        <w:spacing w:after="0" w:before="0" w:lineRule="auto"/>
        <w:ind w:left="720" w:hanging="360"/>
        <w:rPr/>
      </w:pPr>
      <w:r w:rsidDel="00000000" w:rsidR="00000000" w:rsidRPr="00000000">
        <w:rPr>
          <w:rtl w:val="0"/>
        </w:rPr>
        <w:t xml:space="preserve">Technical vulnerability reports and incident data</w:t>
      </w:r>
    </w:p>
    <w:p w:rsidR="00000000" w:rsidDel="00000000" w:rsidP="00000000" w:rsidRDefault="00000000" w:rsidRPr="00000000" w14:paraId="0000003C">
      <w:pPr>
        <w:numPr>
          <w:ilvl w:val="0"/>
          <w:numId w:val="45"/>
        </w:numPr>
        <w:spacing w:after="0" w:before="0" w:lineRule="auto"/>
        <w:ind w:left="720" w:hanging="360"/>
        <w:rPr/>
      </w:pPr>
      <w:r w:rsidDel="00000000" w:rsidR="00000000" w:rsidRPr="00000000">
        <w:rPr>
          <w:rtl w:val="0"/>
        </w:rPr>
        <w:t xml:space="preserve">Source code and proprietary algorithms</w:t>
      </w:r>
    </w:p>
    <w:p w:rsidR="00000000" w:rsidDel="00000000" w:rsidP="00000000" w:rsidRDefault="00000000" w:rsidRPr="00000000" w14:paraId="0000003D">
      <w:pPr>
        <w:rPr/>
      </w:pPr>
      <w:r w:rsidDel="00000000" w:rsidR="00000000" w:rsidRPr="00000000">
        <w:rPr>
          <w:b w:val="1"/>
          <w:bCs w:val="1"/>
          <w:rtl w:val="0"/>
        </w:rPr>
        <w:t xml:space="preserve">Customer and Platform Data:</w:t>
      </w:r>
      <w:r w:rsidDel="00000000" w:rsidR="00000000" w:rsidRPr="00000000">
        <w:rPr>
          <w:rtl w:val="0"/>
        </w:rPr>
      </w:r>
    </w:p>
    <w:p w:rsidR="00000000" w:rsidDel="00000000" w:rsidP="00000000" w:rsidRDefault="00000000" w:rsidRPr="00000000" w14:paraId="0000003E">
      <w:pPr>
        <w:numPr>
          <w:ilvl w:val="0"/>
          <w:numId w:val="46"/>
        </w:numPr>
        <w:spacing w:after="0" w:before="0" w:lineRule="auto"/>
        <w:ind w:left="720" w:hanging="360"/>
        <w:rPr/>
      </w:pPr>
      <w:r w:rsidDel="00000000" w:rsidR="00000000" w:rsidRPr="00000000">
        <w:rPr>
          <w:rtl w:val="0"/>
        </w:rPr>
        <w:t xml:space="preserve">Identity and contact details: name, business name, email address, phone number, business address</w:t>
      </w:r>
    </w:p>
    <w:p w:rsidR="00000000" w:rsidDel="00000000" w:rsidP="00000000" w:rsidRDefault="00000000" w:rsidRPr="00000000" w14:paraId="0000003F">
      <w:pPr>
        <w:numPr>
          <w:ilvl w:val="0"/>
          <w:numId w:val="46"/>
        </w:numPr>
        <w:spacing w:after="0" w:before="0" w:lineRule="auto"/>
        <w:ind w:left="720" w:hanging="360"/>
        <w:rPr/>
      </w:pPr>
      <w:r w:rsidDel="00000000" w:rsidR="00000000" w:rsidRPr="00000000">
        <w:rPr>
          <w:rtl w:val="0"/>
        </w:rPr>
        <w:t xml:space="preserve">Account information: login credentials, user preferences, platform settings</w:t>
      </w:r>
    </w:p>
    <w:p w:rsidR="00000000" w:rsidDel="00000000" w:rsidP="00000000" w:rsidRDefault="00000000" w:rsidRPr="00000000" w14:paraId="00000040">
      <w:pPr>
        <w:numPr>
          <w:ilvl w:val="0"/>
          <w:numId w:val="46"/>
        </w:numPr>
        <w:spacing w:after="0" w:before="0" w:lineRule="auto"/>
        <w:ind w:left="720" w:hanging="360"/>
        <w:rPr/>
      </w:pPr>
      <w:r w:rsidDel="00000000" w:rsidR="00000000" w:rsidRPr="00000000">
        <w:rPr>
          <w:rtl w:val="0"/>
        </w:rPr>
        <w:t xml:space="preserve">Financial information: billing details, payment processing data, transaction history</w:t>
      </w:r>
    </w:p>
    <w:p w:rsidR="00000000" w:rsidDel="00000000" w:rsidP="00000000" w:rsidRDefault="00000000" w:rsidRPr="00000000" w14:paraId="00000041">
      <w:pPr>
        <w:numPr>
          <w:ilvl w:val="0"/>
          <w:numId w:val="46"/>
        </w:numPr>
        <w:spacing w:after="0" w:before="0" w:lineRule="auto"/>
        <w:ind w:left="720" w:hanging="360"/>
        <w:rPr/>
      </w:pPr>
      <w:r w:rsidDel="00000000" w:rsidR="00000000" w:rsidRPr="00000000">
        <w:rPr>
          <w:rtl w:val="0"/>
        </w:rPr>
        <w:t xml:space="preserve">Platform usage data: interactions, feature usage, campaign performance metrics (using pseudonymised identifiers where possible)</w:t>
      </w:r>
    </w:p>
    <w:p w:rsidR="00000000" w:rsidDel="00000000" w:rsidP="00000000" w:rsidRDefault="00000000" w:rsidRPr="00000000" w14:paraId="00000042">
      <w:pPr>
        <w:rPr/>
      </w:pPr>
      <w:r w:rsidDel="00000000" w:rsidR="00000000" w:rsidRPr="00000000">
        <w:rPr>
          <w:b w:val="1"/>
          <w:bCs w:val="1"/>
          <w:rtl w:val="0"/>
        </w:rPr>
        <w:t xml:space="preserve">Technical and Analytics Data:</w:t>
      </w:r>
      <w:r w:rsidDel="00000000" w:rsidR="00000000" w:rsidRPr="00000000">
        <w:rPr>
          <w:rtl w:val="0"/>
        </w:rPr>
      </w:r>
    </w:p>
    <w:p w:rsidR="00000000" w:rsidDel="00000000" w:rsidP="00000000" w:rsidRDefault="00000000" w:rsidRPr="00000000" w14:paraId="00000043">
      <w:pPr>
        <w:numPr>
          <w:ilvl w:val="0"/>
          <w:numId w:val="2"/>
        </w:numPr>
        <w:spacing w:after="0" w:before="0" w:lineRule="auto"/>
        <w:ind w:left="720" w:hanging="360"/>
        <w:rPr/>
      </w:pPr>
      <w:r w:rsidDel="00000000" w:rsidR="00000000" w:rsidRPr="00000000">
        <w:rPr>
          <w:rtl w:val="0"/>
        </w:rPr>
        <w:t xml:space="preserve">Technical information: IP addresses, browser information, device identifiers (using opaque identifiers where possible)</w:t>
      </w:r>
    </w:p>
    <w:p w:rsidR="00000000" w:rsidDel="00000000" w:rsidP="00000000" w:rsidRDefault="00000000" w:rsidRPr="00000000" w14:paraId="00000044">
      <w:pPr>
        <w:numPr>
          <w:ilvl w:val="0"/>
          <w:numId w:val="2"/>
        </w:numPr>
        <w:spacing w:after="0" w:before="0" w:lineRule="auto"/>
        <w:ind w:left="720" w:hanging="360"/>
        <w:rPr/>
      </w:pPr>
      <w:r w:rsidDel="00000000" w:rsidR="00000000" w:rsidRPr="00000000">
        <w:rPr>
          <w:rtl w:val="0"/>
        </w:rPr>
        <w:t xml:space="preserve">Log data: access logs, error logs, security event logs</w:t>
      </w:r>
    </w:p>
    <w:p w:rsidR="00000000" w:rsidDel="00000000" w:rsidP="00000000" w:rsidRDefault="00000000" w:rsidRPr="00000000" w14:paraId="00000045">
      <w:pPr>
        <w:numPr>
          <w:ilvl w:val="0"/>
          <w:numId w:val="2"/>
        </w:numPr>
        <w:spacing w:after="0" w:before="0" w:lineRule="auto"/>
        <w:ind w:left="720" w:hanging="360"/>
        <w:rPr/>
      </w:pPr>
      <w:r w:rsidDel="00000000" w:rsidR="00000000" w:rsidRPr="00000000">
        <w:rPr>
          <w:rtl w:val="0"/>
        </w:rPr>
        <w:t xml:space="preserve">Location information: general geographic location for service delivery</w:t>
      </w:r>
    </w:p>
    <w:p w:rsidR="00000000" w:rsidDel="00000000" w:rsidP="00000000" w:rsidRDefault="00000000" w:rsidRPr="00000000" w14:paraId="00000046">
      <w:pPr>
        <w:numPr>
          <w:ilvl w:val="0"/>
          <w:numId w:val="2"/>
        </w:numPr>
        <w:spacing w:after="0" w:before="0" w:lineRule="auto"/>
        <w:ind w:left="720" w:hanging="360"/>
        <w:rPr/>
      </w:pPr>
      <w:r w:rsidDel="00000000" w:rsidR="00000000" w:rsidRPr="00000000">
        <w:rPr>
          <w:rtl w:val="0"/>
        </w:rPr>
        <w:t xml:space="preserve">Aggregated and anonymized data for service improvement and statistical analysis</w:t>
      </w:r>
    </w:p>
    <w:p w:rsidR="00000000" w:rsidDel="00000000" w:rsidP="00000000" w:rsidRDefault="00000000" w:rsidRPr="00000000" w14:paraId="00000047">
      <w:pPr>
        <w:rPr/>
      </w:pPr>
      <w:r w:rsidDel="00000000" w:rsidR="00000000" w:rsidRPr="00000000">
        <w:rPr>
          <w:b w:val="1"/>
          <w:bCs w:val="1"/>
          <w:rtl w:val="0"/>
        </w:rPr>
        <w:t xml:space="preserve">Employee and Business Data:</w:t>
      </w:r>
      <w:r w:rsidDel="00000000" w:rsidR="00000000" w:rsidRPr="00000000">
        <w:rPr>
          <w:rtl w:val="0"/>
        </w:rPr>
      </w:r>
    </w:p>
    <w:p w:rsidR="00000000" w:rsidDel="00000000" w:rsidP="00000000" w:rsidRDefault="00000000" w:rsidRPr="00000000" w14:paraId="00000048">
      <w:pPr>
        <w:numPr>
          <w:ilvl w:val="0"/>
          <w:numId w:val="3"/>
        </w:numPr>
        <w:spacing w:after="0" w:before="0" w:lineRule="auto"/>
        <w:ind w:left="720" w:hanging="360"/>
        <w:rPr/>
      </w:pPr>
      <w:r w:rsidDel="00000000" w:rsidR="00000000" w:rsidRPr="00000000">
        <w:rPr>
          <w:rtl w:val="0"/>
        </w:rPr>
        <w:t xml:space="preserve">HR information: employment records, performance evaluations, training records</w:t>
      </w:r>
    </w:p>
    <w:p w:rsidR="00000000" w:rsidDel="00000000" w:rsidP="00000000" w:rsidRDefault="00000000" w:rsidRPr="00000000" w14:paraId="00000049">
      <w:pPr>
        <w:numPr>
          <w:ilvl w:val="0"/>
          <w:numId w:val="3"/>
        </w:numPr>
        <w:spacing w:after="0" w:before="0" w:lineRule="auto"/>
        <w:ind w:left="720" w:hanging="360"/>
        <w:rPr/>
      </w:pPr>
      <w:r w:rsidDel="00000000" w:rsidR="00000000" w:rsidRPr="00000000">
        <w:rPr>
          <w:rtl w:val="0"/>
        </w:rPr>
        <w:t xml:space="preserve">Professional information: job titles, company information, industry sector</w:t>
      </w:r>
    </w:p>
    <w:p w:rsidR="00000000" w:rsidDel="00000000" w:rsidP="00000000" w:rsidRDefault="00000000" w:rsidRPr="00000000" w14:paraId="0000004A">
      <w:pPr>
        <w:numPr>
          <w:ilvl w:val="0"/>
          <w:numId w:val="3"/>
        </w:numPr>
        <w:spacing w:after="0" w:before="0" w:lineRule="auto"/>
        <w:ind w:left="720" w:hanging="360"/>
        <w:rPr/>
      </w:pPr>
      <w:r w:rsidDel="00000000" w:rsidR="00000000" w:rsidRPr="00000000">
        <w:rPr>
          <w:rtl w:val="0"/>
        </w:rPr>
        <w:t xml:space="preserve">Access credentials: system permissions, security clearances</w:t>
      </w:r>
    </w:p>
    <w:p w:rsidR="00000000" w:rsidDel="00000000" w:rsidP="00000000" w:rsidRDefault="00000000" w:rsidRPr="00000000" w14:paraId="0000004B">
      <w:pPr>
        <w:numPr>
          <w:ilvl w:val="0"/>
          <w:numId w:val="3"/>
        </w:numPr>
        <w:spacing w:after="0" w:before="0" w:lineRule="auto"/>
        <w:ind w:left="720" w:hanging="360"/>
        <w:rPr/>
      </w:pPr>
      <w:r w:rsidDel="00000000" w:rsidR="00000000" w:rsidRPr="00000000">
        <w:rPr>
          <w:rtl w:val="0"/>
        </w:rPr>
        <w:t xml:space="preserve">Background check information as required by our Human Resource Security Policy</w:t>
      </w:r>
    </w:p>
    <w:p w:rsidR="00000000" w:rsidDel="00000000" w:rsidP="00000000" w:rsidRDefault="00000000" w:rsidRPr="00000000" w14:paraId="0000004C">
      <w:pPr>
        <w:rPr/>
      </w:pPr>
      <w:r w:rsidDel="00000000" w:rsidR="00000000" w:rsidRPr="00000000">
        <w:rPr>
          <w:b w:val="1"/>
          <w:bCs w:val="1"/>
          <w:rtl w:val="0"/>
        </w:rPr>
        <w:t xml:space="preserve">Communications and Marketing Data:</w:t>
      </w:r>
      <w:r w:rsidDel="00000000" w:rsidR="00000000" w:rsidRPr="00000000">
        <w:rPr>
          <w:rtl w:val="0"/>
        </w:rPr>
      </w:r>
    </w:p>
    <w:p w:rsidR="00000000" w:rsidDel="00000000" w:rsidP="00000000" w:rsidRDefault="00000000" w:rsidRPr="00000000" w14:paraId="0000004D">
      <w:pPr>
        <w:numPr>
          <w:ilvl w:val="0"/>
          <w:numId w:val="4"/>
        </w:numPr>
        <w:spacing w:after="0" w:before="0" w:lineRule="auto"/>
        <w:ind w:left="720" w:hanging="360"/>
        <w:rPr/>
      </w:pPr>
      <w:r w:rsidDel="00000000" w:rsidR="00000000" w:rsidRPr="00000000">
        <w:rPr>
          <w:rtl w:val="0"/>
        </w:rPr>
        <w:t xml:space="preserve">Support interactions: customer service tickets, email communications, chat logs</w:t>
      </w:r>
    </w:p>
    <w:p w:rsidR="00000000" w:rsidDel="00000000" w:rsidP="00000000" w:rsidRDefault="00000000" w:rsidRPr="00000000" w14:paraId="0000004E">
      <w:pPr>
        <w:numPr>
          <w:ilvl w:val="0"/>
          <w:numId w:val="4"/>
        </w:numPr>
        <w:spacing w:after="0" w:before="0" w:lineRule="auto"/>
        <w:ind w:left="720" w:hanging="360"/>
        <w:rPr/>
      </w:pPr>
      <w:r w:rsidDel="00000000" w:rsidR="00000000" w:rsidRPr="00000000">
        <w:rPr>
          <w:rtl w:val="0"/>
        </w:rPr>
        <w:t xml:space="preserve">Marketing preferences: communication preferences, engagement metrics</w:t>
      </w:r>
    </w:p>
    <w:p w:rsidR="00000000" w:rsidDel="00000000" w:rsidP="00000000" w:rsidRDefault="00000000" w:rsidRPr="00000000" w14:paraId="0000004F">
      <w:pPr>
        <w:numPr>
          <w:ilvl w:val="0"/>
          <w:numId w:val="4"/>
        </w:numPr>
        <w:spacing w:after="0" w:before="0" w:lineRule="auto"/>
        <w:ind w:left="720" w:hanging="360"/>
        <w:rPr/>
      </w:pPr>
      <w:r w:rsidDel="00000000" w:rsidR="00000000" w:rsidRPr="00000000">
        <w:rPr>
          <w:rtl w:val="0"/>
        </w:rPr>
        <w:t xml:space="preserve">Survey responses and research participation data</w:t>
      </w:r>
    </w:p>
    <w:p w:rsidR="00000000" w:rsidDel="00000000" w:rsidP="00000000" w:rsidRDefault="00000000" w:rsidRPr="00000000" w14:paraId="00000050">
      <w:pPr>
        <w:pStyle w:val="Heading3"/>
        <w:rPr/>
      </w:pPr>
      <w:r w:rsidDel="00000000" w:rsidR="00000000" w:rsidRPr="00000000">
        <w:rPr>
          <w:rtl w:val="0"/>
        </w:rPr>
        <w:t xml:space="preserve">How do we collect personal information</w:t>
      </w:r>
    </w:p>
    <w:p w:rsidR="00000000" w:rsidDel="00000000" w:rsidP="00000000" w:rsidRDefault="00000000" w:rsidRPr="00000000" w14:paraId="00000051">
      <w:pPr>
        <w:rPr/>
      </w:pPr>
      <w:r w:rsidDel="00000000" w:rsidR="00000000" w:rsidRPr="00000000">
        <w:rPr>
          <w:rtl w:val="0"/>
        </w:rPr>
        <w:t xml:space="preserve">We collect your personal information when you interact or transact with us. This includes, but is not limited to, when you:</w:t>
      </w:r>
    </w:p>
    <w:p w:rsidR="00000000" w:rsidDel="00000000" w:rsidP="00000000" w:rsidRDefault="00000000" w:rsidRPr="00000000" w14:paraId="00000052">
      <w:pPr>
        <w:numPr>
          <w:ilvl w:val="0"/>
          <w:numId w:val="5"/>
        </w:numPr>
        <w:spacing w:after="0" w:before="0" w:lineRule="auto"/>
        <w:ind w:left="720" w:hanging="360"/>
        <w:rPr/>
      </w:pPr>
      <w:r w:rsidDel="00000000" w:rsidR="00000000" w:rsidRPr="00000000">
        <w:rPr>
          <w:rtl w:val="0"/>
        </w:rPr>
        <w:t xml:space="preserve">Register for and use our advertising technology platform</w:t>
      </w:r>
    </w:p>
    <w:p w:rsidR="00000000" w:rsidDel="00000000" w:rsidP="00000000" w:rsidRDefault="00000000" w:rsidRPr="00000000" w14:paraId="00000053">
      <w:pPr>
        <w:numPr>
          <w:ilvl w:val="0"/>
          <w:numId w:val="5"/>
        </w:numPr>
        <w:spacing w:after="0" w:before="0" w:lineRule="auto"/>
        <w:ind w:left="720" w:hanging="360"/>
        <w:rPr/>
      </w:pPr>
      <w:r w:rsidDel="00000000" w:rsidR="00000000" w:rsidRPr="00000000">
        <w:rPr>
          <w:rtl w:val="0"/>
        </w:rPr>
        <w:t xml:space="preserve">Create an account or subscribe to our SaaS services</w:t>
      </w:r>
    </w:p>
    <w:p w:rsidR="00000000" w:rsidDel="00000000" w:rsidP="00000000" w:rsidRDefault="00000000" w:rsidRPr="00000000" w14:paraId="00000054">
      <w:pPr>
        <w:numPr>
          <w:ilvl w:val="0"/>
          <w:numId w:val="5"/>
        </w:numPr>
        <w:spacing w:after="0" w:before="0" w:lineRule="auto"/>
        <w:ind w:left="720" w:hanging="360"/>
        <w:rPr/>
      </w:pPr>
      <w:r w:rsidDel="00000000" w:rsidR="00000000" w:rsidRPr="00000000">
        <w:rPr>
          <w:rtl w:val="0"/>
        </w:rPr>
        <w:t xml:space="preserve">Contact us for customer support or sales inquiries</w:t>
      </w:r>
    </w:p>
    <w:p w:rsidR="00000000" w:rsidDel="00000000" w:rsidP="00000000" w:rsidRDefault="00000000" w:rsidRPr="00000000" w14:paraId="00000055">
      <w:pPr>
        <w:numPr>
          <w:ilvl w:val="0"/>
          <w:numId w:val="5"/>
        </w:numPr>
        <w:spacing w:after="0" w:before="0" w:lineRule="auto"/>
        <w:ind w:left="720" w:hanging="360"/>
        <w:rPr/>
      </w:pPr>
      <w:r w:rsidDel="00000000" w:rsidR="00000000" w:rsidRPr="00000000">
        <w:rPr>
          <w:rtl w:val="0"/>
        </w:rPr>
        <w:t xml:space="preserve">Participate in surveys, research, or marketing activities</w:t>
      </w:r>
    </w:p>
    <w:p w:rsidR="00000000" w:rsidDel="00000000" w:rsidP="00000000" w:rsidRDefault="00000000" w:rsidRPr="00000000" w14:paraId="00000056">
      <w:pPr>
        <w:numPr>
          <w:ilvl w:val="0"/>
          <w:numId w:val="5"/>
        </w:numPr>
        <w:spacing w:after="0" w:before="0" w:lineRule="auto"/>
        <w:ind w:left="720" w:hanging="360"/>
        <w:rPr/>
      </w:pPr>
      <w:r w:rsidDel="00000000" w:rsidR="00000000" w:rsidRPr="00000000">
        <w:rPr>
          <w:rtl w:val="0"/>
        </w:rPr>
        <w:t xml:space="preserve">Visit our websites or use our applications</w:t>
      </w:r>
    </w:p>
    <w:p w:rsidR="00000000" w:rsidDel="00000000" w:rsidP="00000000" w:rsidRDefault="00000000" w:rsidRPr="00000000" w14:paraId="00000057">
      <w:pPr>
        <w:numPr>
          <w:ilvl w:val="0"/>
          <w:numId w:val="5"/>
        </w:numPr>
        <w:spacing w:after="0" w:before="0" w:lineRule="auto"/>
        <w:ind w:left="720" w:hanging="360"/>
        <w:rPr/>
      </w:pPr>
      <w:r w:rsidDel="00000000" w:rsidR="00000000" w:rsidRPr="00000000">
        <w:rPr>
          <w:rtl w:val="0"/>
        </w:rPr>
        <w:t xml:space="preserve">Attend events or engage with us on social media</w:t>
      </w:r>
    </w:p>
    <w:p w:rsidR="00000000" w:rsidDel="00000000" w:rsidP="00000000" w:rsidRDefault="00000000" w:rsidRPr="00000000" w14:paraId="00000058">
      <w:pPr>
        <w:numPr>
          <w:ilvl w:val="0"/>
          <w:numId w:val="5"/>
        </w:numPr>
        <w:spacing w:after="0" w:before="0" w:lineRule="auto"/>
        <w:ind w:left="720" w:hanging="360"/>
        <w:rPr/>
      </w:pPr>
      <w:r w:rsidDel="00000000" w:rsidR="00000000" w:rsidRPr="00000000">
        <w:rPr>
          <w:rtl w:val="0"/>
        </w:rPr>
        <w:t xml:space="preserve">Enter into contracts or business relationships with us</w:t>
      </w:r>
    </w:p>
    <w:p w:rsidR="00000000" w:rsidDel="00000000" w:rsidP="00000000" w:rsidRDefault="00000000" w:rsidRPr="00000000" w14:paraId="00000059">
      <w:pPr>
        <w:numPr>
          <w:ilvl w:val="0"/>
          <w:numId w:val="5"/>
        </w:numPr>
        <w:spacing w:after="0" w:before="0" w:lineRule="auto"/>
        <w:ind w:left="720" w:hanging="360"/>
        <w:rPr/>
      </w:pPr>
      <w:r w:rsidDel="00000000" w:rsidR="00000000" w:rsidRPr="00000000">
        <w:rPr>
          <w:rtl w:val="0"/>
        </w:rPr>
        <w:t xml:space="preserve">Apply for employment with Topsort</w:t>
      </w:r>
    </w:p>
    <w:p w:rsidR="00000000" w:rsidDel="00000000" w:rsidP="00000000" w:rsidRDefault="00000000" w:rsidRPr="00000000" w14:paraId="0000005A">
      <w:pPr>
        <w:rPr/>
      </w:pPr>
      <w:r w:rsidDel="00000000" w:rsidR="00000000" w:rsidRPr="00000000">
        <w:rPr>
          <w:rtl w:val="0"/>
        </w:rPr>
        <w:t xml:space="preserve">We may also collect personal information from third parties including:</w:t>
      </w:r>
    </w:p>
    <w:p w:rsidR="00000000" w:rsidDel="00000000" w:rsidP="00000000" w:rsidRDefault="00000000" w:rsidRPr="00000000" w14:paraId="0000005B">
      <w:pPr>
        <w:rPr/>
      </w:pPr>
      <w:r w:rsidDel="00000000" w:rsidR="00000000" w:rsidRPr="00000000">
        <w:rPr>
          <w:b w:val="1"/>
          <w:bCs w:val="1"/>
          <w:rtl w:val="0"/>
        </w:rPr>
        <w:t xml:space="preserve">Business and Public Sources:</w:t>
      </w:r>
      <w:r w:rsidDel="00000000" w:rsidR="00000000" w:rsidRPr="00000000">
        <w:rPr>
          <w:rtl w:val="0"/>
        </w:rPr>
      </w:r>
    </w:p>
    <w:p w:rsidR="00000000" w:rsidDel="00000000" w:rsidP="00000000" w:rsidRDefault="00000000" w:rsidRPr="00000000" w14:paraId="0000005C">
      <w:pPr>
        <w:numPr>
          <w:ilvl w:val="0"/>
          <w:numId w:val="6"/>
        </w:numPr>
        <w:spacing w:after="0" w:before="0" w:lineRule="auto"/>
        <w:ind w:left="720" w:hanging="360"/>
        <w:rPr/>
      </w:pPr>
      <w:r w:rsidDel="00000000" w:rsidR="00000000" w:rsidRPr="00000000">
        <w:rPr>
          <w:rtl w:val="0"/>
        </w:rPr>
        <w:t xml:space="preserve">Public sources and business directories</w:t>
      </w:r>
    </w:p>
    <w:p w:rsidR="00000000" w:rsidDel="00000000" w:rsidP="00000000" w:rsidRDefault="00000000" w:rsidRPr="00000000" w14:paraId="0000005D">
      <w:pPr>
        <w:numPr>
          <w:ilvl w:val="0"/>
          <w:numId w:val="6"/>
        </w:numPr>
        <w:spacing w:after="0" w:before="0" w:lineRule="auto"/>
        <w:ind w:left="720" w:hanging="360"/>
        <w:rPr/>
      </w:pPr>
      <w:r w:rsidDel="00000000" w:rsidR="00000000" w:rsidRPr="00000000">
        <w:rPr>
          <w:rtl w:val="0"/>
        </w:rPr>
        <w:t xml:space="preserve">Professional networking platforms</w:t>
      </w:r>
    </w:p>
    <w:p w:rsidR="00000000" w:rsidDel="00000000" w:rsidP="00000000" w:rsidRDefault="00000000" w:rsidRPr="00000000" w14:paraId="0000005E">
      <w:pPr>
        <w:numPr>
          <w:ilvl w:val="0"/>
          <w:numId w:val="6"/>
        </w:numPr>
        <w:spacing w:after="0" w:before="0" w:lineRule="auto"/>
        <w:ind w:left="720" w:hanging="360"/>
        <w:rPr/>
      </w:pPr>
      <w:r w:rsidDel="00000000" w:rsidR="00000000" w:rsidRPr="00000000">
        <w:rPr>
          <w:rtl w:val="0"/>
        </w:rPr>
        <w:t xml:space="preserve">Industry events and trade publications</w:t>
      </w:r>
    </w:p>
    <w:p w:rsidR="00000000" w:rsidDel="00000000" w:rsidP="00000000" w:rsidRDefault="00000000" w:rsidRPr="00000000" w14:paraId="0000005F">
      <w:pPr>
        <w:numPr>
          <w:ilvl w:val="0"/>
          <w:numId w:val="6"/>
        </w:numPr>
        <w:spacing w:after="0" w:before="0" w:lineRule="auto"/>
        <w:ind w:left="720" w:hanging="360"/>
        <w:rPr/>
      </w:pPr>
      <w:r w:rsidDel="00000000" w:rsidR="00000000" w:rsidRPr="00000000">
        <w:rPr>
          <w:rtl w:val="0"/>
        </w:rPr>
        <w:t xml:space="preserve">Referral partners and business associates</w:t>
      </w:r>
    </w:p>
    <w:p w:rsidR="00000000" w:rsidDel="00000000" w:rsidP="00000000" w:rsidRDefault="00000000" w:rsidRPr="00000000" w14:paraId="00000060">
      <w:pPr>
        <w:rPr/>
      </w:pPr>
      <w:r w:rsidDel="00000000" w:rsidR="00000000" w:rsidRPr="00000000">
        <w:rPr>
          <w:b w:val="1"/>
          <w:bCs w:val="1"/>
          <w:rtl w:val="0"/>
        </w:rPr>
        <w:t xml:space="preserve">Service Providers:</w:t>
      </w:r>
      <w:r w:rsidDel="00000000" w:rsidR="00000000" w:rsidRPr="00000000">
        <w:rPr>
          <w:rtl w:val="0"/>
        </w:rPr>
      </w:r>
    </w:p>
    <w:p w:rsidR="00000000" w:rsidDel="00000000" w:rsidP="00000000" w:rsidRDefault="00000000" w:rsidRPr="00000000" w14:paraId="00000061">
      <w:pPr>
        <w:numPr>
          <w:ilvl w:val="0"/>
          <w:numId w:val="7"/>
        </w:numPr>
        <w:spacing w:after="0" w:before="0" w:lineRule="auto"/>
        <w:ind w:left="720" w:hanging="360"/>
        <w:rPr/>
      </w:pPr>
      <w:r w:rsidDel="00000000" w:rsidR="00000000" w:rsidRPr="00000000">
        <w:rPr>
          <w:rtl w:val="0"/>
        </w:rPr>
        <w:t xml:space="preserve">Cloud infrastructure providers (AWS and other platforms)</w:t>
      </w:r>
    </w:p>
    <w:p w:rsidR="00000000" w:rsidDel="00000000" w:rsidP="00000000" w:rsidRDefault="00000000" w:rsidRPr="00000000" w14:paraId="00000062">
      <w:pPr>
        <w:numPr>
          <w:ilvl w:val="0"/>
          <w:numId w:val="7"/>
        </w:numPr>
        <w:spacing w:after="0" w:before="0" w:lineRule="auto"/>
        <w:ind w:left="720" w:hanging="360"/>
        <w:rPr/>
      </w:pPr>
      <w:r w:rsidDel="00000000" w:rsidR="00000000" w:rsidRPr="00000000">
        <w:rPr>
          <w:rtl w:val="0"/>
        </w:rPr>
        <w:t xml:space="preserve">Customer support platforms and communication tools</w:t>
      </w:r>
    </w:p>
    <w:p w:rsidR="00000000" w:rsidDel="00000000" w:rsidP="00000000" w:rsidRDefault="00000000" w:rsidRPr="00000000" w14:paraId="00000063">
      <w:pPr>
        <w:numPr>
          <w:ilvl w:val="0"/>
          <w:numId w:val="7"/>
        </w:numPr>
        <w:spacing w:after="0" w:before="0" w:lineRule="auto"/>
        <w:ind w:left="720" w:hanging="360"/>
        <w:rPr/>
      </w:pPr>
      <w:r w:rsidDel="00000000" w:rsidR="00000000" w:rsidRPr="00000000">
        <w:rPr>
          <w:rtl w:val="0"/>
        </w:rPr>
        <w:t xml:space="preserve">Business intelligence and analytics platforms</w:t>
      </w:r>
    </w:p>
    <w:p w:rsidR="00000000" w:rsidDel="00000000" w:rsidP="00000000" w:rsidRDefault="00000000" w:rsidRPr="00000000" w14:paraId="00000064">
      <w:pPr>
        <w:numPr>
          <w:ilvl w:val="0"/>
          <w:numId w:val="7"/>
        </w:numPr>
        <w:spacing w:after="0" w:before="0" w:lineRule="auto"/>
        <w:ind w:left="720" w:hanging="360"/>
        <w:rPr/>
      </w:pPr>
      <w:r w:rsidDel="00000000" w:rsidR="00000000" w:rsidRPr="00000000">
        <w:rPr>
          <w:rtl w:val="0"/>
        </w:rPr>
        <w:t xml:space="preserve">Security monitoring and assessment service providers</w:t>
      </w:r>
    </w:p>
    <w:p w:rsidR="00000000" w:rsidDel="00000000" w:rsidP="00000000" w:rsidRDefault="00000000" w:rsidRPr="00000000" w14:paraId="00000065">
      <w:pPr>
        <w:numPr>
          <w:ilvl w:val="0"/>
          <w:numId w:val="7"/>
        </w:numPr>
        <w:spacing w:after="0" w:before="0" w:lineRule="auto"/>
        <w:ind w:left="720" w:hanging="360"/>
        <w:rPr/>
      </w:pPr>
      <w:r w:rsidDel="00000000" w:rsidR="00000000" w:rsidRPr="00000000">
        <w:rPr>
          <w:rtl w:val="0"/>
        </w:rPr>
        <w:t xml:space="preserve">Payment processing and financial service providers</w:t>
      </w:r>
    </w:p>
    <w:p w:rsidR="00000000" w:rsidDel="00000000" w:rsidP="00000000" w:rsidRDefault="00000000" w:rsidRPr="00000000" w14:paraId="00000066">
      <w:pPr>
        <w:rPr/>
      </w:pPr>
      <w:r w:rsidDel="00000000" w:rsidR="00000000" w:rsidRPr="00000000">
        <w:rPr>
          <w:b w:val="1"/>
          <w:bCs w:val="1"/>
          <w:rtl w:val="0"/>
        </w:rPr>
        <w:t xml:space="preserve">Legal and Regulatory Sources:</w:t>
      </w:r>
      <w:r w:rsidDel="00000000" w:rsidR="00000000" w:rsidRPr="00000000">
        <w:rPr>
          <w:rtl w:val="0"/>
        </w:rPr>
      </w:r>
    </w:p>
    <w:p w:rsidR="00000000" w:rsidDel="00000000" w:rsidP="00000000" w:rsidRDefault="00000000" w:rsidRPr="00000000" w14:paraId="00000067">
      <w:pPr>
        <w:numPr>
          <w:ilvl w:val="0"/>
          <w:numId w:val="8"/>
        </w:numPr>
        <w:spacing w:after="0" w:before="0" w:lineRule="auto"/>
        <w:ind w:left="720" w:hanging="360"/>
        <w:rPr/>
      </w:pPr>
      <w:r w:rsidDel="00000000" w:rsidR="00000000" w:rsidRPr="00000000">
        <w:rPr>
          <w:rtl w:val="0"/>
        </w:rPr>
        <w:t xml:space="preserve">Regulatory bodies and government agencies as required by law</w:t>
      </w:r>
    </w:p>
    <w:p w:rsidR="00000000" w:rsidDel="00000000" w:rsidP="00000000" w:rsidRDefault="00000000" w:rsidRPr="00000000" w14:paraId="00000068">
      <w:pPr>
        <w:numPr>
          <w:ilvl w:val="0"/>
          <w:numId w:val="8"/>
        </w:numPr>
        <w:spacing w:after="0" w:before="0" w:lineRule="auto"/>
        <w:ind w:left="720" w:hanging="360"/>
        <w:rPr/>
      </w:pPr>
      <w:r w:rsidDel="00000000" w:rsidR="00000000" w:rsidRPr="00000000">
        <w:rPr>
          <w:rtl w:val="0"/>
        </w:rPr>
        <w:t xml:space="preserve">Credit reporting agencies for financial services</w:t>
      </w:r>
    </w:p>
    <w:p w:rsidR="00000000" w:rsidDel="00000000" w:rsidP="00000000" w:rsidRDefault="00000000" w:rsidRPr="00000000" w14:paraId="00000069">
      <w:pPr>
        <w:numPr>
          <w:ilvl w:val="0"/>
          <w:numId w:val="8"/>
        </w:numPr>
        <w:spacing w:after="0" w:before="0" w:lineRule="auto"/>
        <w:ind w:left="720" w:hanging="360"/>
        <w:rPr/>
      </w:pPr>
      <w:r w:rsidDel="00000000" w:rsidR="00000000" w:rsidRPr="00000000">
        <w:rPr>
          <w:rtl w:val="0"/>
        </w:rPr>
        <w:t xml:space="preserve">Background check providers for employment screening</w:t>
      </w:r>
    </w:p>
    <w:p w:rsidR="00000000" w:rsidDel="00000000" w:rsidP="00000000" w:rsidRDefault="00000000" w:rsidRPr="00000000" w14:paraId="0000006A">
      <w:pPr>
        <w:pStyle w:val="Heading3"/>
        <w:rPr/>
      </w:pPr>
      <w:r w:rsidDel="00000000" w:rsidR="00000000" w:rsidRPr="00000000">
        <w:rPr>
          <w:rtl w:val="0"/>
        </w:rPr>
        <w:t xml:space="preserve">How do we protect the personal information we hold</w:t>
      </w:r>
    </w:p>
    <w:p w:rsidR="00000000" w:rsidDel="00000000" w:rsidP="00000000" w:rsidRDefault="00000000" w:rsidRPr="00000000" w14:paraId="0000006B">
      <w:pPr>
        <w:rPr/>
      </w:pPr>
      <w:r w:rsidDel="00000000" w:rsidR="00000000" w:rsidRPr="00000000">
        <w:rPr>
          <w:rtl w:val="0"/>
        </w:rPr>
        <w:t xml:space="preserve">We hold personal information electronically, at our facilities and with trusted service providers. We implement comprehensive administrative, technical, and organizational security measures in accordance with our Information Security Management System (ISO 27001), including:</w:t>
      </w:r>
    </w:p>
    <w:p w:rsidR="00000000" w:rsidDel="00000000" w:rsidP="00000000" w:rsidRDefault="00000000" w:rsidRPr="00000000" w14:paraId="0000006C">
      <w:pPr>
        <w:rPr/>
      </w:pPr>
      <w:r w:rsidDel="00000000" w:rsidR="00000000" w:rsidRPr="00000000">
        <w:rPr>
          <w:b w:val="1"/>
          <w:bCs w:val="1"/>
          <w:rtl w:val="0"/>
        </w:rPr>
        <w:t xml:space="preserve">Technical Safeguards:</w:t>
      </w:r>
      <w:r w:rsidDel="00000000" w:rsidR="00000000" w:rsidRPr="00000000">
        <w:rPr>
          <w:rtl w:val="0"/>
        </w:rPr>
      </w:r>
    </w:p>
    <w:p w:rsidR="00000000" w:rsidDel="00000000" w:rsidP="00000000" w:rsidRDefault="00000000" w:rsidRPr="00000000" w14:paraId="0000006D">
      <w:pPr>
        <w:numPr>
          <w:ilvl w:val="0"/>
          <w:numId w:val="9"/>
        </w:numPr>
        <w:spacing w:after="0" w:before="0" w:lineRule="auto"/>
        <w:ind w:left="720" w:hanging="360"/>
        <w:rPr/>
      </w:pPr>
      <w:r w:rsidDel="00000000" w:rsidR="00000000" w:rsidRPr="00000000">
        <w:rPr>
          <w:rtl w:val="0"/>
        </w:rPr>
        <w:t xml:space="preserve">Encryption of data in transit and at rest for all Confidential data</w:t>
      </w:r>
    </w:p>
    <w:p w:rsidR="00000000" w:rsidDel="00000000" w:rsidP="00000000" w:rsidRDefault="00000000" w:rsidRPr="00000000" w14:paraId="0000006E">
      <w:pPr>
        <w:numPr>
          <w:ilvl w:val="0"/>
          <w:numId w:val="9"/>
        </w:numPr>
        <w:spacing w:after="0" w:before="0" w:lineRule="auto"/>
        <w:ind w:left="720" w:hanging="360"/>
        <w:rPr/>
      </w:pPr>
      <w:r w:rsidDel="00000000" w:rsidR="00000000" w:rsidRPr="00000000">
        <w:rPr>
          <w:rtl w:val="0"/>
        </w:rPr>
        <w:t xml:space="preserve">Multi-factor authentication and role-based access controls</w:t>
      </w:r>
    </w:p>
    <w:p w:rsidR="00000000" w:rsidDel="00000000" w:rsidP="00000000" w:rsidRDefault="00000000" w:rsidRPr="00000000" w14:paraId="0000006F">
      <w:pPr>
        <w:numPr>
          <w:ilvl w:val="0"/>
          <w:numId w:val="9"/>
        </w:numPr>
        <w:spacing w:after="0" w:before="0" w:lineRule="auto"/>
        <w:ind w:left="720" w:hanging="360"/>
        <w:rPr/>
      </w:pPr>
      <w:r w:rsidDel="00000000" w:rsidR="00000000" w:rsidRPr="00000000">
        <w:rPr>
          <w:rtl w:val="0"/>
        </w:rPr>
        <w:t xml:space="preserve">Network firewalls and intrusion detection systems</w:t>
      </w:r>
    </w:p>
    <w:p w:rsidR="00000000" w:rsidDel="00000000" w:rsidP="00000000" w:rsidRDefault="00000000" w:rsidRPr="00000000" w14:paraId="00000070">
      <w:pPr>
        <w:numPr>
          <w:ilvl w:val="0"/>
          <w:numId w:val="9"/>
        </w:numPr>
        <w:spacing w:after="0" w:before="0" w:lineRule="auto"/>
        <w:ind w:left="720" w:hanging="360"/>
        <w:rPr/>
      </w:pPr>
      <w:r w:rsidDel="00000000" w:rsidR="00000000" w:rsidRPr="00000000">
        <w:rPr>
          <w:rtl w:val="0"/>
        </w:rPr>
        <w:t xml:space="preserve">Regular security assessments and vulnerability testing</w:t>
      </w:r>
    </w:p>
    <w:p w:rsidR="00000000" w:rsidDel="00000000" w:rsidP="00000000" w:rsidRDefault="00000000" w:rsidRPr="00000000" w14:paraId="00000071">
      <w:pPr>
        <w:numPr>
          <w:ilvl w:val="0"/>
          <w:numId w:val="9"/>
        </w:numPr>
        <w:spacing w:after="0" w:before="0" w:lineRule="auto"/>
        <w:ind w:left="720" w:hanging="360"/>
        <w:rPr/>
      </w:pPr>
      <w:r w:rsidDel="00000000" w:rsidR="00000000" w:rsidRPr="00000000">
        <w:rPr>
          <w:rtl w:val="0"/>
        </w:rPr>
        <w:t xml:space="preserve">Secure development practices and code review</w:t>
      </w:r>
    </w:p>
    <w:p w:rsidR="00000000" w:rsidDel="00000000" w:rsidP="00000000" w:rsidRDefault="00000000" w:rsidRPr="00000000" w14:paraId="00000072">
      <w:pPr>
        <w:numPr>
          <w:ilvl w:val="0"/>
          <w:numId w:val="9"/>
        </w:numPr>
        <w:spacing w:after="0" w:before="0" w:lineRule="auto"/>
        <w:ind w:left="720" w:hanging="360"/>
        <w:rPr/>
      </w:pPr>
      <w:r w:rsidDel="00000000" w:rsidR="00000000" w:rsidRPr="00000000">
        <w:rPr>
          <w:rtl w:val="0"/>
        </w:rPr>
        <w:t xml:space="preserve">Pseudonymization and anonymization techniques for advertising services</w:t>
      </w:r>
    </w:p>
    <w:p w:rsidR="00000000" w:rsidDel="00000000" w:rsidP="00000000" w:rsidRDefault="00000000" w:rsidRPr="00000000" w14:paraId="00000073">
      <w:pPr>
        <w:rPr/>
      </w:pPr>
      <w:r w:rsidDel="00000000" w:rsidR="00000000" w:rsidRPr="00000000">
        <w:rPr>
          <w:b w:val="1"/>
          <w:bCs w:val="1"/>
          <w:rtl w:val="0"/>
        </w:rPr>
        <w:t xml:space="preserve">Administrative Safeguards:</w:t>
      </w:r>
      <w:r w:rsidDel="00000000" w:rsidR="00000000" w:rsidRPr="00000000">
        <w:rPr>
          <w:rtl w:val="0"/>
        </w:rPr>
      </w:r>
    </w:p>
    <w:p w:rsidR="00000000" w:rsidDel="00000000" w:rsidP="00000000" w:rsidRDefault="00000000" w:rsidRPr="00000000" w14:paraId="00000074">
      <w:pPr>
        <w:numPr>
          <w:ilvl w:val="0"/>
          <w:numId w:val="10"/>
        </w:numPr>
        <w:spacing w:after="0" w:before="0" w:lineRule="auto"/>
        <w:ind w:left="720" w:hanging="360"/>
        <w:rPr/>
      </w:pPr>
      <w:r w:rsidDel="00000000" w:rsidR="00000000" w:rsidRPr="00000000">
        <w:rPr>
          <w:rtl w:val="0"/>
        </w:rPr>
        <w:t xml:space="preserve">Information security policies and procedures</w:t>
      </w:r>
    </w:p>
    <w:p w:rsidR="00000000" w:rsidDel="00000000" w:rsidP="00000000" w:rsidRDefault="00000000" w:rsidRPr="00000000" w14:paraId="00000075">
      <w:pPr>
        <w:numPr>
          <w:ilvl w:val="0"/>
          <w:numId w:val="10"/>
        </w:numPr>
        <w:spacing w:after="0" w:before="0" w:lineRule="auto"/>
        <w:ind w:left="720" w:hanging="360"/>
        <w:rPr/>
      </w:pPr>
      <w:r w:rsidDel="00000000" w:rsidR="00000000" w:rsidRPr="00000000">
        <w:rPr>
          <w:rtl w:val="0"/>
        </w:rPr>
        <w:t xml:space="preserve">Employee security training and background checks</w:t>
      </w:r>
    </w:p>
    <w:p w:rsidR="00000000" w:rsidDel="00000000" w:rsidP="00000000" w:rsidRDefault="00000000" w:rsidRPr="00000000" w14:paraId="00000076">
      <w:pPr>
        <w:numPr>
          <w:ilvl w:val="0"/>
          <w:numId w:val="10"/>
        </w:numPr>
        <w:spacing w:after="0" w:before="0" w:lineRule="auto"/>
        <w:ind w:left="720" w:hanging="360"/>
        <w:rPr/>
      </w:pPr>
      <w:r w:rsidDel="00000000" w:rsidR="00000000" w:rsidRPr="00000000">
        <w:rPr>
          <w:rtl w:val="0"/>
        </w:rPr>
        <w:t xml:space="preserve">Incident response and breach notification procedures</w:t>
      </w:r>
    </w:p>
    <w:p w:rsidR="00000000" w:rsidDel="00000000" w:rsidP="00000000" w:rsidRDefault="00000000" w:rsidRPr="00000000" w14:paraId="00000077">
      <w:pPr>
        <w:numPr>
          <w:ilvl w:val="0"/>
          <w:numId w:val="10"/>
        </w:numPr>
        <w:spacing w:after="0" w:before="0" w:lineRule="auto"/>
        <w:ind w:left="720" w:hanging="360"/>
        <w:rPr/>
      </w:pPr>
      <w:r w:rsidDel="00000000" w:rsidR="00000000" w:rsidRPr="00000000">
        <w:rPr>
          <w:rtl w:val="0"/>
        </w:rPr>
        <w:t xml:space="preserve">Regular security audits and compliance reviews</w:t>
      </w:r>
    </w:p>
    <w:p w:rsidR="00000000" w:rsidDel="00000000" w:rsidP="00000000" w:rsidRDefault="00000000" w:rsidRPr="00000000" w14:paraId="00000078">
      <w:pPr>
        <w:numPr>
          <w:ilvl w:val="0"/>
          <w:numId w:val="10"/>
        </w:numPr>
        <w:spacing w:after="0" w:before="0" w:lineRule="auto"/>
        <w:ind w:left="720" w:hanging="360"/>
        <w:rPr/>
      </w:pPr>
      <w:r w:rsidDel="00000000" w:rsidR="00000000" w:rsidRPr="00000000">
        <w:rPr>
          <w:rtl w:val="0"/>
        </w:rPr>
        <w:t xml:space="preserve">Data classification and handling requirements per our Data Management Policy</w:t>
      </w:r>
    </w:p>
    <w:p w:rsidR="00000000" w:rsidDel="00000000" w:rsidP="00000000" w:rsidRDefault="00000000" w:rsidRPr="00000000" w14:paraId="00000079">
      <w:pPr>
        <w:rPr/>
      </w:pPr>
      <w:r w:rsidDel="00000000" w:rsidR="00000000" w:rsidRPr="00000000">
        <w:rPr>
          <w:b w:val="1"/>
          <w:bCs w:val="1"/>
          <w:rtl w:val="0"/>
        </w:rPr>
        <w:t xml:space="preserve">Organizational Safeguards:</w:t>
      </w:r>
      <w:r w:rsidDel="00000000" w:rsidR="00000000" w:rsidRPr="00000000">
        <w:rPr>
          <w:rtl w:val="0"/>
        </w:rPr>
      </w:r>
    </w:p>
    <w:p w:rsidR="00000000" w:rsidDel="00000000" w:rsidP="00000000" w:rsidRDefault="00000000" w:rsidRPr="00000000" w14:paraId="0000007A">
      <w:pPr>
        <w:numPr>
          <w:ilvl w:val="0"/>
          <w:numId w:val="11"/>
        </w:numPr>
        <w:spacing w:after="0" w:before="0" w:lineRule="auto"/>
        <w:ind w:left="720" w:hanging="360"/>
        <w:rPr/>
      </w:pPr>
      <w:r w:rsidDel="00000000" w:rsidR="00000000" w:rsidRPr="00000000">
        <w:rPr>
          <w:rtl w:val="0"/>
        </w:rPr>
        <w:t xml:space="preserve">Need-to-know access principles and documented approval processes</w:t>
      </w:r>
    </w:p>
    <w:p w:rsidR="00000000" w:rsidDel="00000000" w:rsidP="00000000" w:rsidRDefault="00000000" w:rsidRPr="00000000" w14:paraId="0000007B">
      <w:pPr>
        <w:numPr>
          <w:ilvl w:val="0"/>
          <w:numId w:val="11"/>
        </w:numPr>
        <w:spacing w:after="0" w:before="0" w:lineRule="auto"/>
        <w:ind w:left="720" w:hanging="360"/>
        <w:rPr/>
      </w:pPr>
      <w:r w:rsidDel="00000000" w:rsidR="00000000" w:rsidRPr="00000000">
        <w:rPr>
          <w:rtl w:val="0"/>
        </w:rPr>
        <w:t xml:space="preserve">Vendor security assessments per our Third-Party Management Policy</w:t>
      </w:r>
    </w:p>
    <w:p w:rsidR="00000000" w:rsidDel="00000000" w:rsidP="00000000" w:rsidRDefault="00000000" w:rsidRPr="00000000" w14:paraId="0000007C">
      <w:pPr>
        <w:numPr>
          <w:ilvl w:val="0"/>
          <w:numId w:val="11"/>
        </w:numPr>
        <w:spacing w:after="0" w:before="0" w:lineRule="auto"/>
        <w:ind w:left="720" w:hanging="360"/>
        <w:rPr/>
      </w:pPr>
      <w:r w:rsidDel="00000000" w:rsidR="00000000" w:rsidRPr="00000000">
        <w:rPr>
          <w:rtl w:val="0"/>
        </w:rPr>
        <w:t xml:space="preserve">Business continuity and disaster recovery planning</w:t>
      </w:r>
    </w:p>
    <w:p w:rsidR="00000000" w:rsidDel="00000000" w:rsidP="00000000" w:rsidRDefault="00000000" w:rsidRPr="00000000" w14:paraId="0000007D">
      <w:pPr>
        <w:numPr>
          <w:ilvl w:val="0"/>
          <w:numId w:val="11"/>
        </w:numPr>
        <w:spacing w:after="0" w:before="0" w:lineRule="auto"/>
        <w:ind w:left="720" w:hanging="360"/>
        <w:rPr/>
      </w:pPr>
      <w:r w:rsidDel="00000000" w:rsidR="00000000" w:rsidRPr="00000000">
        <w:rPr>
          <w:rtl w:val="0"/>
        </w:rPr>
        <w:t xml:space="preserve">Mobile device security requirements including encryption and screen lock after 15 minutes</w:t>
      </w:r>
    </w:p>
    <w:p w:rsidR="00000000" w:rsidDel="00000000" w:rsidP="00000000" w:rsidRDefault="00000000" w:rsidRPr="00000000" w14:paraId="0000007E">
      <w:pPr>
        <w:numPr>
          <w:ilvl w:val="0"/>
          <w:numId w:val="11"/>
        </w:numPr>
        <w:spacing w:after="0" w:before="0" w:lineRule="auto"/>
        <w:ind w:left="720" w:hanging="360"/>
        <w:rPr/>
      </w:pPr>
      <w:r w:rsidDel="00000000" w:rsidR="00000000" w:rsidRPr="00000000">
        <w:rPr>
          <w:rtl w:val="0"/>
        </w:rPr>
        <w:t xml:space="preserve">Prohibition of storing Confidential data on personal devices or removable media</w:t>
      </w:r>
    </w:p>
    <w:p w:rsidR="00000000" w:rsidDel="00000000" w:rsidP="00000000" w:rsidRDefault="00000000" w:rsidRPr="00000000" w14:paraId="0000007F">
      <w:pPr>
        <w:rPr/>
      </w:pPr>
      <w:r w:rsidDel="00000000" w:rsidR="00000000" w:rsidRPr="00000000">
        <w:rPr>
          <w:b w:val="1"/>
          <w:bCs w:val="1"/>
          <w:rtl w:val="0"/>
        </w:rPr>
        <w:t xml:space="preserve">Device and Data Security:</w:t>
      </w:r>
      <w:r w:rsidDel="00000000" w:rsidR="00000000" w:rsidRPr="00000000">
        <w:rPr>
          <w:rtl w:val="0"/>
        </w:rPr>
      </w:r>
    </w:p>
    <w:p w:rsidR="00000000" w:rsidDel="00000000" w:rsidP="00000000" w:rsidRDefault="00000000" w:rsidRPr="00000000" w14:paraId="00000080">
      <w:pPr>
        <w:numPr>
          <w:ilvl w:val="0"/>
          <w:numId w:val="12"/>
        </w:numPr>
        <w:spacing w:after="0" w:before="0" w:lineRule="auto"/>
        <w:ind w:left="720" w:hanging="360"/>
        <w:rPr/>
      </w:pPr>
      <w:r w:rsidDel="00000000" w:rsidR="00000000" w:rsidRPr="00000000">
        <w:rPr>
          <w:rtl w:val="0"/>
        </w:rPr>
        <w:t xml:space="preserve">Mobile devices with Confidential data must be encrypted and password-protected</w:t>
      </w:r>
    </w:p>
    <w:p w:rsidR="00000000" w:rsidDel="00000000" w:rsidP="00000000" w:rsidRDefault="00000000" w:rsidRPr="00000000" w14:paraId="00000081">
      <w:pPr>
        <w:numPr>
          <w:ilvl w:val="0"/>
          <w:numId w:val="12"/>
        </w:numPr>
        <w:spacing w:after="0" w:before="0" w:lineRule="auto"/>
        <w:ind w:left="720" w:hanging="360"/>
        <w:rPr/>
      </w:pPr>
      <w:r w:rsidDel="00000000" w:rsidR="00000000" w:rsidRPr="00000000">
        <w:rPr>
          <w:rtl w:val="0"/>
        </w:rPr>
        <w:t xml:space="preserve">Backups are encrypted for all Confidential information</w:t>
      </w:r>
    </w:p>
    <w:p w:rsidR="00000000" w:rsidDel="00000000" w:rsidP="00000000" w:rsidRDefault="00000000" w:rsidRPr="00000000" w14:paraId="00000082">
      <w:pPr>
        <w:numPr>
          <w:ilvl w:val="0"/>
          <w:numId w:val="12"/>
        </w:numPr>
        <w:spacing w:after="0" w:before="0" w:lineRule="auto"/>
        <w:ind w:left="720" w:hanging="360"/>
        <w:rPr/>
      </w:pPr>
      <w:r w:rsidDel="00000000" w:rsidR="00000000" w:rsidRPr="00000000">
        <w:rPr>
          <w:rtl w:val="0"/>
        </w:rPr>
        <w:t xml:space="preserve">Secure disposal procedures including data wiping or physical destruction</w:t>
      </w:r>
    </w:p>
    <w:p w:rsidR="00000000" w:rsidDel="00000000" w:rsidP="00000000" w:rsidRDefault="00000000" w:rsidRPr="00000000" w14:paraId="00000083">
      <w:pPr>
        <w:numPr>
          <w:ilvl w:val="0"/>
          <w:numId w:val="12"/>
        </w:numPr>
        <w:spacing w:after="0" w:before="0" w:lineRule="auto"/>
        <w:ind w:left="720" w:hanging="360"/>
        <w:rPr/>
      </w:pPr>
      <w:r w:rsidDel="00000000" w:rsidR="00000000" w:rsidRPr="00000000">
        <w:rPr>
          <w:rtl w:val="0"/>
        </w:rPr>
        <w:t xml:space="preserve">Certificate retention for professional destruction services</w:t>
      </w:r>
    </w:p>
    <w:p w:rsidR="00000000" w:rsidDel="00000000" w:rsidP="00000000" w:rsidRDefault="00000000" w:rsidRPr="00000000" w14:paraId="00000084">
      <w:pPr>
        <w:rPr/>
      </w:pPr>
      <w:r w:rsidDel="00000000" w:rsidR="00000000" w:rsidRPr="00000000">
        <w:rPr>
          <w:rtl w:val="0"/>
        </w:rPr>
        <w:t xml:space="preserve">Our security controls are continually reviewed and updated to protect your personal information appropriately.</w:t>
      </w:r>
    </w:p>
    <w:p w:rsidR="00000000" w:rsidDel="00000000" w:rsidP="00000000" w:rsidRDefault="00000000" w:rsidRPr="00000000" w14:paraId="00000085">
      <w:pPr>
        <w:pStyle w:val="Heading3"/>
        <w:rPr/>
      </w:pPr>
      <w:r w:rsidDel="00000000" w:rsidR="00000000" w:rsidRPr="00000000">
        <w:rPr>
          <w:rtl w:val="0"/>
        </w:rPr>
        <w:t xml:space="preserve">Sharing of personal information</w:t>
      </w:r>
    </w:p>
    <w:p w:rsidR="00000000" w:rsidDel="00000000" w:rsidP="00000000" w:rsidRDefault="00000000" w:rsidRPr="00000000" w14:paraId="00000086">
      <w:pPr>
        <w:rPr/>
      </w:pPr>
      <w:r w:rsidDel="00000000" w:rsidR="00000000" w:rsidRPr="00000000">
        <w:rPr>
          <w:rtl w:val="0"/>
        </w:rPr>
        <w:t xml:space="preserve">We may share personal information within the Topsort organization and with trusted third parties to provide our services and conduct business operations, subject to our data classification requirements:</w:t>
      </w:r>
    </w:p>
    <w:p w:rsidR="00000000" w:rsidDel="00000000" w:rsidP="00000000" w:rsidRDefault="00000000" w:rsidRPr="00000000" w14:paraId="00000087">
      <w:pPr>
        <w:rPr/>
      </w:pPr>
      <w:r w:rsidDel="00000000" w:rsidR="00000000" w:rsidRPr="00000000">
        <w:rPr>
          <w:b w:val="1"/>
          <w:bCs w:val="1"/>
          <w:rtl w:val="0"/>
        </w:rPr>
        <w:t xml:space="preserve">Technology and Infrastructure:</w:t>
      </w:r>
      <w:r w:rsidDel="00000000" w:rsidR="00000000" w:rsidRPr="00000000">
        <w:rPr>
          <w:rtl w:val="0"/>
        </w:rPr>
      </w:r>
    </w:p>
    <w:p w:rsidR="00000000" w:rsidDel="00000000" w:rsidP="00000000" w:rsidRDefault="00000000" w:rsidRPr="00000000" w14:paraId="00000088">
      <w:pPr>
        <w:numPr>
          <w:ilvl w:val="0"/>
          <w:numId w:val="13"/>
        </w:numPr>
        <w:spacing w:after="0" w:before="0" w:lineRule="auto"/>
        <w:ind w:left="720" w:hanging="360"/>
        <w:rPr/>
      </w:pPr>
      <w:r w:rsidDel="00000000" w:rsidR="00000000" w:rsidRPr="00000000">
        <w:rPr>
          <w:rtl w:val="0"/>
        </w:rPr>
        <w:t xml:space="preserve">Cloud hosting and data processing providers</w:t>
      </w:r>
    </w:p>
    <w:p w:rsidR="00000000" w:rsidDel="00000000" w:rsidP="00000000" w:rsidRDefault="00000000" w:rsidRPr="00000000" w14:paraId="00000089">
      <w:pPr>
        <w:numPr>
          <w:ilvl w:val="0"/>
          <w:numId w:val="13"/>
        </w:numPr>
        <w:spacing w:after="0" w:before="0" w:lineRule="auto"/>
        <w:ind w:left="720" w:hanging="360"/>
        <w:rPr/>
      </w:pPr>
      <w:r w:rsidDel="00000000" w:rsidR="00000000" w:rsidRPr="00000000">
        <w:rPr>
          <w:rtl w:val="0"/>
        </w:rPr>
        <w:t xml:space="preserve">Application development and technical support services</w:t>
      </w:r>
    </w:p>
    <w:p w:rsidR="00000000" w:rsidDel="00000000" w:rsidP="00000000" w:rsidRDefault="00000000" w:rsidRPr="00000000" w14:paraId="0000008A">
      <w:pPr>
        <w:numPr>
          <w:ilvl w:val="0"/>
          <w:numId w:val="13"/>
        </w:numPr>
        <w:spacing w:after="0" w:before="0" w:lineRule="auto"/>
        <w:ind w:left="720" w:hanging="360"/>
        <w:rPr/>
      </w:pPr>
      <w:r w:rsidDel="00000000" w:rsidR="00000000" w:rsidRPr="00000000">
        <w:rPr>
          <w:rtl w:val="0"/>
        </w:rPr>
        <w:t xml:space="preserve">Security monitoring and threat detection services</w:t>
      </w:r>
    </w:p>
    <w:p w:rsidR="00000000" w:rsidDel="00000000" w:rsidP="00000000" w:rsidRDefault="00000000" w:rsidRPr="00000000" w14:paraId="0000008B">
      <w:pPr>
        <w:numPr>
          <w:ilvl w:val="0"/>
          <w:numId w:val="13"/>
        </w:numPr>
        <w:spacing w:after="0" w:before="0" w:lineRule="auto"/>
        <w:ind w:left="720" w:hanging="360"/>
        <w:rPr/>
      </w:pPr>
      <w:r w:rsidDel="00000000" w:rsidR="00000000" w:rsidRPr="00000000">
        <w:rPr>
          <w:rtl w:val="0"/>
        </w:rPr>
        <w:t xml:space="preserve">Backup and disaster recovery service providers</w:t>
      </w:r>
    </w:p>
    <w:p w:rsidR="00000000" w:rsidDel="00000000" w:rsidP="00000000" w:rsidRDefault="00000000" w:rsidRPr="00000000" w14:paraId="0000008C">
      <w:pPr>
        <w:rPr/>
      </w:pPr>
      <w:r w:rsidDel="00000000" w:rsidR="00000000" w:rsidRPr="00000000">
        <w:rPr>
          <w:b w:val="1"/>
          <w:bCs w:val="1"/>
          <w:rtl w:val="0"/>
        </w:rPr>
        <w:t xml:space="preserve">Business Operations:</w:t>
      </w:r>
      <w:r w:rsidDel="00000000" w:rsidR="00000000" w:rsidRPr="00000000">
        <w:rPr>
          <w:rtl w:val="0"/>
        </w:rPr>
      </w:r>
    </w:p>
    <w:p w:rsidR="00000000" w:rsidDel="00000000" w:rsidP="00000000" w:rsidRDefault="00000000" w:rsidRPr="00000000" w14:paraId="0000008D">
      <w:pPr>
        <w:numPr>
          <w:ilvl w:val="0"/>
          <w:numId w:val="14"/>
        </w:numPr>
        <w:spacing w:after="0" w:before="0" w:lineRule="auto"/>
        <w:ind w:left="720" w:hanging="360"/>
        <w:rPr/>
      </w:pPr>
      <w:r w:rsidDel="00000000" w:rsidR="00000000" w:rsidRPr="00000000">
        <w:rPr>
          <w:rtl w:val="0"/>
        </w:rPr>
        <w:t xml:space="preserve">Customer support and communication platforms</w:t>
      </w:r>
    </w:p>
    <w:p w:rsidR="00000000" w:rsidDel="00000000" w:rsidP="00000000" w:rsidRDefault="00000000" w:rsidRPr="00000000" w14:paraId="0000008E">
      <w:pPr>
        <w:numPr>
          <w:ilvl w:val="0"/>
          <w:numId w:val="14"/>
        </w:numPr>
        <w:spacing w:after="0" w:before="0" w:lineRule="auto"/>
        <w:ind w:left="720" w:hanging="360"/>
        <w:rPr/>
      </w:pPr>
      <w:r w:rsidDel="00000000" w:rsidR="00000000" w:rsidRPr="00000000">
        <w:rPr>
          <w:rtl w:val="0"/>
        </w:rPr>
        <w:t xml:space="preserve">Payment processing and financial services</w:t>
      </w:r>
    </w:p>
    <w:p w:rsidR="00000000" w:rsidDel="00000000" w:rsidP="00000000" w:rsidRDefault="00000000" w:rsidRPr="00000000" w14:paraId="0000008F">
      <w:pPr>
        <w:numPr>
          <w:ilvl w:val="0"/>
          <w:numId w:val="14"/>
        </w:numPr>
        <w:spacing w:after="0" w:before="0" w:lineRule="auto"/>
        <w:ind w:left="720" w:hanging="360"/>
        <w:rPr/>
      </w:pPr>
      <w:r w:rsidDel="00000000" w:rsidR="00000000" w:rsidRPr="00000000">
        <w:rPr>
          <w:rtl w:val="0"/>
        </w:rPr>
        <w:t xml:space="preserve">Marketing and business development platforms</w:t>
      </w:r>
    </w:p>
    <w:p w:rsidR="00000000" w:rsidDel="00000000" w:rsidP="00000000" w:rsidRDefault="00000000" w:rsidRPr="00000000" w14:paraId="00000090">
      <w:pPr>
        <w:numPr>
          <w:ilvl w:val="0"/>
          <w:numId w:val="14"/>
        </w:numPr>
        <w:spacing w:after="0" w:before="0" w:lineRule="auto"/>
        <w:ind w:left="720" w:hanging="360"/>
        <w:rPr/>
      </w:pPr>
      <w:r w:rsidDel="00000000" w:rsidR="00000000" w:rsidRPr="00000000">
        <w:rPr>
          <w:rtl w:val="0"/>
        </w:rPr>
        <w:t xml:space="preserve">Professional services (legal, accounting, consulting)</w:t>
      </w:r>
    </w:p>
    <w:p w:rsidR="00000000" w:rsidDel="00000000" w:rsidP="00000000" w:rsidRDefault="00000000" w:rsidRPr="00000000" w14:paraId="00000091">
      <w:pPr>
        <w:rPr/>
      </w:pPr>
      <w:r w:rsidDel="00000000" w:rsidR="00000000" w:rsidRPr="00000000">
        <w:rPr>
          <w:b w:val="1"/>
          <w:bCs w:val="1"/>
          <w:rtl w:val="0"/>
        </w:rPr>
        <w:t xml:space="preserve">Regulatory and Legal:</w:t>
      </w:r>
      <w:r w:rsidDel="00000000" w:rsidR="00000000" w:rsidRPr="00000000">
        <w:rPr>
          <w:rtl w:val="0"/>
        </w:rPr>
      </w:r>
    </w:p>
    <w:p w:rsidR="00000000" w:rsidDel="00000000" w:rsidP="00000000" w:rsidRDefault="00000000" w:rsidRPr="00000000" w14:paraId="00000092">
      <w:pPr>
        <w:numPr>
          <w:ilvl w:val="0"/>
          <w:numId w:val="15"/>
        </w:numPr>
        <w:spacing w:after="0" w:before="0" w:lineRule="auto"/>
        <w:ind w:left="720" w:hanging="360"/>
        <w:rPr/>
      </w:pPr>
      <w:r w:rsidDel="00000000" w:rsidR="00000000" w:rsidRPr="00000000">
        <w:rPr>
          <w:rtl w:val="0"/>
        </w:rPr>
        <w:t xml:space="preserve">With your representatives and authorized parties</w:t>
      </w:r>
    </w:p>
    <w:p w:rsidR="00000000" w:rsidDel="00000000" w:rsidP="00000000" w:rsidRDefault="00000000" w:rsidRPr="00000000" w14:paraId="00000093">
      <w:pPr>
        <w:numPr>
          <w:ilvl w:val="0"/>
          <w:numId w:val="15"/>
        </w:numPr>
        <w:spacing w:after="0" w:before="0" w:lineRule="auto"/>
        <w:ind w:left="720" w:hanging="360"/>
        <w:rPr/>
      </w:pPr>
      <w:r w:rsidDel="00000000" w:rsidR="00000000" w:rsidRPr="00000000">
        <w:rPr>
          <w:rtl w:val="0"/>
        </w:rPr>
        <w:t xml:space="preserve">With regulatory authorities and law enforcement as required by law</w:t>
      </w:r>
    </w:p>
    <w:p w:rsidR="00000000" w:rsidDel="00000000" w:rsidP="00000000" w:rsidRDefault="00000000" w:rsidRPr="00000000" w14:paraId="00000094">
      <w:pPr>
        <w:numPr>
          <w:ilvl w:val="0"/>
          <w:numId w:val="15"/>
        </w:numPr>
        <w:spacing w:after="0" w:before="0" w:lineRule="auto"/>
        <w:ind w:left="720" w:hanging="360"/>
        <w:rPr/>
      </w:pPr>
      <w:r w:rsidDel="00000000" w:rsidR="00000000" w:rsidRPr="00000000">
        <w:rPr>
          <w:rtl w:val="0"/>
        </w:rPr>
        <w:t xml:space="preserve">In connection with business transfers or corporate transactions</w:t>
      </w:r>
    </w:p>
    <w:p w:rsidR="00000000" w:rsidDel="00000000" w:rsidP="00000000" w:rsidRDefault="00000000" w:rsidRPr="00000000" w14:paraId="00000095">
      <w:pPr>
        <w:numPr>
          <w:ilvl w:val="0"/>
          <w:numId w:val="15"/>
        </w:numPr>
        <w:spacing w:after="0" w:before="0" w:lineRule="auto"/>
        <w:ind w:left="720" w:hanging="360"/>
        <w:rPr/>
      </w:pPr>
      <w:r w:rsidDel="00000000" w:rsidR="00000000" w:rsidRPr="00000000">
        <w:rPr>
          <w:rtl w:val="0"/>
        </w:rPr>
        <w:t xml:space="preserve">To protect our rights, property, or safety, or that of others</w:t>
      </w:r>
    </w:p>
    <w:p w:rsidR="00000000" w:rsidDel="00000000" w:rsidP="00000000" w:rsidRDefault="00000000" w:rsidRPr="00000000" w14:paraId="00000096">
      <w:pPr>
        <w:rPr/>
      </w:pPr>
      <w:r w:rsidDel="00000000" w:rsidR="00000000" w:rsidRPr="00000000">
        <w:rPr>
          <w:b w:val="1"/>
          <w:bCs w:val="1"/>
          <w:rtl w:val="0"/>
        </w:rPr>
        <w:t xml:space="preserve">Data Sharing Restrictions:</w:t>
      </w:r>
      <w:r w:rsidDel="00000000" w:rsidR="00000000" w:rsidRPr="00000000">
        <w:rPr>
          <w:rtl w:val="0"/>
        </w:rPr>
      </w:r>
    </w:p>
    <w:p w:rsidR="00000000" w:rsidDel="00000000" w:rsidP="00000000" w:rsidRDefault="00000000" w:rsidRPr="00000000" w14:paraId="00000097">
      <w:pPr>
        <w:numPr>
          <w:ilvl w:val="0"/>
          <w:numId w:val="16"/>
        </w:numPr>
        <w:spacing w:after="0" w:before="0" w:lineRule="auto"/>
        <w:ind w:left="720" w:hanging="360"/>
        <w:rPr/>
      </w:pPr>
      <w:r w:rsidDel="00000000" w:rsidR="00000000" w:rsidRPr="00000000">
        <w:rPr>
          <w:rtl w:val="0"/>
        </w:rPr>
        <w:t xml:space="preserve">Transfer of Confidential data requires explicit written permission from management or data owner</w:t>
      </w:r>
    </w:p>
    <w:p w:rsidR="00000000" w:rsidDel="00000000" w:rsidP="00000000" w:rsidRDefault="00000000" w:rsidRPr="00000000" w14:paraId="00000098">
      <w:pPr>
        <w:numPr>
          <w:ilvl w:val="0"/>
          <w:numId w:val="16"/>
        </w:numPr>
        <w:spacing w:after="0" w:before="0" w:lineRule="auto"/>
        <w:ind w:left="720" w:hanging="360"/>
        <w:rPr/>
      </w:pPr>
      <w:r w:rsidDel="00000000" w:rsidR="00000000" w:rsidRPr="00000000">
        <w:rPr>
          <w:rtl w:val="0"/>
        </w:rPr>
        <w:t xml:space="preserve">All sharing must comply with legal contracts or arrangements</w:t>
      </w:r>
    </w:p>
    <w:p w:rsidR="00000000" w:rsidDel="00000000" w:rsidP="00000000" w:rsidRDefault="00000000" w:rsidRPr="00000000" w14:paraId="00000099">
      <w:pPr>
        <w:numPr>
          <w:ilvl w:val="0"/>
          <w:numId w:val="16"/>
        </w:numPr>
        <w:spacing w:after="0" w:before="0" w:lineRule="auto"/>
        <w:ind w:left="720" w:hanging="360"/>
        <w:rPr/>
      </w:pPr>
      <w:r w:rsidDel="00000000" w:rsidR="00000000" w:rsidRPr="00000000">
        <w:rPr>
          <w:rtl w:val="0"/>
        </w:rPr>
        <w:t xml:space="preserve">Third-party vendors must meet our security requirements for data disposal and processing</w:t>
      </w:r>
    </w:p>
    <w:p w:rsidR="00000000" w:rsidDel="00000000" w:rsidP="00000000" w:rsidRDefault="00000000" w:rsidRPr="00000000" w14:paraId="0000009A">
      <w:pPr>
        <w:numPr>
          <w:ilvl w:val="0"/>
          <w:numId w:val="16"/>
        </w:numPr>
        <w:spacing w:after="0" w:before="0" w:lineRule="auto"/>
        <w:ind w:left="720" w:hanging="360"/>
        <w:rPr/>
      </w:pPr>
      <w:r w:rsidDel="00000000" w:rsidR="00000000" w:rsidRPr="00000000">
        <w:rPr>
          <w:rtl w:val="0"/>
        </w:rPr>
        <w:t xml:space="preserve">Restricted data sharing requires management approval and need-to-know basis</w:t>
      </w:r>
    </w:p>
    <w:p w:rsidR="00000000" w:rsidDel="00000000" w:rsidP="00000000" w:rsidRDefault="00000000" w:rsidRPr="00000000" w14:paraId="0000009B">
      <w:pPr>
        <w:rPr/>
      </w:pPr>
      <w:r w:rsidDel="00000000" w:rsidR="00000000" w:rsidRPr="00000000">
        <w:rPr>
          <w:rtl w:val="0"/>
        </w:rPr>
        <w:t xml:space="preserve">We use systems and service providers located in various countries, and we ensure appropriate safeguards are in place for international data transfers.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tl w:val="0"/>
        </w:rPr>
        <w:t xml:space="preserve">International Data Transfers</w:t>
      </w:r>
    </w:p>
    <w:p w:rsidR="00000000" w:rsidDel="00000000" w:rsidP="00000000" w:rsidRDefault="00000000" w:rsidRPr="00000000" w14:paraId="0000009E">
      <w:pPr>
        <w:rPr/>
      </w:pPr>
      <w:r w:rsidDel="00000000" w:rsidR="00000000" w:rsidRPr="00000000">
        <w:rPr>
          <w:b w:val="1"/>
          <w:bCs w:val="1"/>
          <w:rtl w:val="0"/>
        </w:rPr>
        <w:t xml:space="preserve">Cross-Border Processing:</w:t>
      </w:r>
      <w:r w:rsidDel="00000000" w:rsidR="00000000" w:rsidRPr="00000000">
        <w:rPr>
          <w:rtl w:val="0"/>
        </w:rPr>
        <w:t xml:space="preserve"> We may transfer personal information internationally for processing by our service providers, cloud infrastructure, and business partners.</w:t>
      </w:r>
    </w:p>
    <w:p w:rsidR="00000000" w:rsidDel="00000000" w:rsidP="00000000" w:rsidRDefault="00000000" w:rsidRPr="00000000" w14:paraId="0000009F">
      <w:pPr>
        <w:rPr/>
      </w:pPr>
      <w:r w:rsidDel="00000000" w:rsidR="00000000" w:rsidRPr="00000000">
        <w:rPr>
          <w:b w:val="1"/>
          <w:bCs w:val="1"/>
          <w:rtl w:val="0"/>
        </w:rPr>
        <w:t xml:space="preserve">Transfer Safeguards:</w:t>
      </w:r>
      <w:r w:rsidDel="00000000" w:rsidR="00000000" w:rsidRPr="00000000">
        <w:rPr>
          <w:rtl w:val="0"/>
        </w:rPr>
        <w:t xml:space="preserve"> For transfers subject to GDPR, Australian Privacy Act, and Brazilian LGPD requirements:</w:t>
      </w:r>
    </w:p>
    <w:p w:rsidR="00000000" w:rsidDel="00000000" w:rsidP="00000000" w:rsidRDefault="00000000" w:rsidRPr="00000000" w14:paraId="000000A0">
      <w:pPr>
        <w:numPr>
          <w:ilvl w:val="0"/>
          <w:numId w:val="17"/>
        </w:numPr>
        <w:spacing w:after="0" w:before="0" w:lineRule="auto"/>
        <w:ind w:left="720" w:hanging="360"/>
        <w:rPr/>
      </w:pPr>
      <w:r w:rsidDel="00000000" w:rsidR="00000000" w:rsidRPr="00000000">
        <w:rPr>
          <w:rtl w:val="0"/>
        </w:rPr>
        <w:t xml:space="preserve">We use Standard Contractual Clauses (SCCs) and adequacy decisions where applicable</w:t>
      </w:r>
    </w:p>
    <w:p w:rsidR="00000000" w:rsidDel="00000000" w:rsidP="00000000" w:rsidRDefault="00000000" w:rsidRPr="00000000" w14:paraId="000000A1">
      <w:pPr>
        <w:numPr>
          <w:ilvl w:val="0"/>
          <w:numId w:val="17"/>
        </w:numPr>
        <w:spacing w:after="0" w:before="0" w:lineRule="auto"/>
        <w:ind w:left="720" w:hanging="360"/>
        <w:rPr/>
      </w:pPr>
      <w:r w:rsidDel="00000000" w:rsidR="00000000" w:rsidRPr="00000000">
        <w:rPr>
          <w:rtl w:val="0"/>
        </w:rPr>
        <w:t xml:space="preserve">We ensure overseas recipients provide substantially similar data protections</w:t>
      </w:r>
    </w:p>
    <w:p w:rsidR="00000000" w:rsidDel="00000000" w:rsidP="00000000" w:rsidRDefault="00000000" w:rsidRPr="00000000" w14:paraId="000000A2">
      <w:pPr>
        <w:numPr>
          <w:ilvl w:val="0"/>
          <w:numId w:val="17"/>
        </w:numPr>
        <w:spacing w:after="0" w:before="0" w:lineRule="auto"/>
        <w:ind w:left="720" w:hanging="360"/>
        <w:rPr/>
      </w:pPr>
      <w:r w:rsidDel="00000000" w:rsidR="00000000" w:rsidRPr="00000000">
        <w:rPr>
          <w:rtl w:val="0"/>
        </w:rPr>
        <w:t xml:space="preserve">We implement additional safeguards including encryption, access controls, and contractual protections</w:t>
      </w:r>
    </w:p>
    <w:p w:rsidR="00000000" w:rsidDel="00000000" w:rsidP="00000000" w:rsidRDefault="00000000" w:rsidRPr="00000000" w14:paraId="000000A3">
      <w:pPr>
        <w:numPr>
          <w:ilvl w:val="0"/>
          <w:numId w:val="17"/>
        </w:numPr>
        <w:spacing w:after="0" w:before="0" w:lineRule="auto"/>
        <w:ind w:left="720" w:hanging="360"/>
        <w:rPr/>
      </w:pPr>
      <w:r w:rsidDel="00000000" w:rsidR="00000000" w:rsidRPr="00000000">
        <w:rPr>
          <w:rtl w:val="0"/>
        </w:rPr>
        <w:t xml:space="preserve">Cross-border data transfer protections comply with applicable international requirements</w:t>
      </w:r>
    </w:p>
    <w:p w:rsidR="00000000" w:rsidDel="00000000" w:rsidP="00000000" w:rsidRDefault="00000000" w:rsidRPr="00000000" w14:paraId="000000A4">
      <w:pPr>
        <w:rPr/>
      </w:pPr>
      <w:r w:rsidDel="00000000" w:rsidR="00000000" w:rsidRPr="00000000">
        <w:rPr>
          <w:b w:val="1"/>
          <w:bCs w:val="1"/>
          <w:rtl w:val="0"/>
        </w:rPr>
        <w:t xml:space="preserve">Brazilian LGPD Requirements:</w:t>
      </w:r>
      <w:r w:rsidDel="00000000" w:rsidR="00000000" w:rsidRPr="00000000">
        <w:rPr>
          <w:rtl w:val="0"/>
        </w:rPr>
      </w:r>
    </w:p>
    <w:p w:rsidR="00000000" w:rsidDel="00000000" w:rsidP="00000000" w:rsidRDefault="00000000" w:rsidRPr="00000000" w14:paraId="000000A5">
      <w:pPr>
        <w:numPr>
          <w:ilvl w:val="0"/>
          <w:numId w:val="18"/>
        </w:numPr>
        <w:spacing w:after="0" w:before="0" w:lineRule="auto"/>
        <w:ind w:left="720" w:hanging="360"/>
        <w:rPr/>
      </w:pPr>
      <w:r w:rsidDel="00000000" w:rsidR="00000000" w:rsidRPr="00000000">
        <w:rPr>
          <w:rtl w:val="0"/>
        </w:rPr>
        <w:t xml:space="preserve">For transfers involving Brazilian personal data, we ensure compliance with LGPD international transfer provisions</w:t>
      </w:r>
    </w:p>
    <w:p w:rsidR="00000000" w:rsidDel="00000000" w:rsidP="00000000" w:rsidRDefault="00000000" w:rsidRPr="00000000" w14:paraId="000000A6">
      <w:pPr>
        <w:numPr>
          <w:ilvl w:val="0"/>
          <w:numId w:val="18"/>
        </w:numPr>
        <w:spacing w:after="0" w:before="0" w:lineRule="auto"/>
        <w:ind w:left="720" w:hanging="360"/>
        <w:rPr/>
      </w:pPr>
      <w:r w:rsidDel="00000000" w:rsidR="00000000" w:rsidRPr="00000000">
        <w:rPr>
          <w:rtl w:val="0"/>
        </w:rPr>
        <w:t xml:space="preserve">We implement adequate safeguards through contractual clauses or adequacy decisions recognized by ANPD (Brazilian Data Protection Authority)</w:t>
      </w:r>
    </w:p>
    <w:p w:rsidR="00000000" w:rsidDel="00000000" w:rsidP="00000000" w:rsidRDefault="00000000" w:rsidRPr="00000000" w14:paraId="000000A7">
      <w:pPr>
        <w:numPr>
          <w:ilvl w:val="0"/>
          <w:numId w:val="18"/>
        </w:numPr>
        <w:spacing w:after="0" w:before="0" w:lineRule="auto"/>
        <w:ind w:left="720" w:hanging="360"/>
        <w:rPr/>
      </w:pPr>
      <w:r w:rsidDel="00000000" w:rsidR="00000000" w:rsidRPr="00000000">
        <w:rPr>
          <w:rtl w:val="0"/>
        </w:rPr>
        <w:t xml:space="preserve">Cross-border processing of Brazilian data is limited to countries or organizations providing adequate protection levels</w:t>
      </w:r>
    </w:p>
    <w:p w:rsidR="00000000" w:rsidDel="00000000" w:rsidP="00000000" w:rsidRDefault="00000000" w:rsidRPr="00000000" w14:paraId="000000A8">
      <w:pPr>
        <w:pStyle w:val="Heading3"/>
        <w:rPr/>
      </w:pPr>
      <w:r w:rsidDel="00000000" w:rsidR="00000000" w:rsidRPr="00000000">
        <w:rPr>
          <w:rtl w:val="0"/>
        </w:rPr>
        <w:t xml:space="preserve">Data Retention</w:t>
      </w:r>
    </w:p>
    <w:p w:rsidR="00000000" w:rsidDel="00000000" w:rsidP="00000000" w:rsidRDefault="00000000" w:rsidRPr="00000000" w14:paraId="000000A9">
      <w:pPr>
        <w:rPr/>
      </w:pPr>
      <w:r w:rsidDel="00000000" w:rsidR="00000000" w:rsidRPr="00000000">
        <w:rPr>
          <w:b w:val="1"/>
          <w:bCs w:val="1"/>
          <w:rtl w:val="0"/>
        </w:rPr>
        <w:t xml:space="preserve">Retention Principles:</w:t>
      </w:r>
      <w:r w:rsidDel="00000000" w:rsidR="00000000" w:rsidRPr="00000000">
        <w:rPr>
          <w:rtl w:val="0"/>
        </w:rPr>
        <w:t xml:space="preserve"> We retain personal information only as long as necessary for the purposes for which it was collected, to meet legal and regulatory requirements, and for legitimate business needs.</w:t>
      </w:r>
    </w:p>
    <w:p w:rsidR="00000000" w:rsidDel="00000000" w:rsidP="00000000" w:rsidRDefault="00000000" w:rsidRPr="00000000" w14:paraId="000000AA">
      <w:pPr>
        <w:rPr/>
      </w:pPr>
      <w:r w:rsidDel="00000000" w:rsidR="00000000" w:rsidRPr="00000000">
        <w:rPr>
          <w:b w:val="1"/>
          <w:bCs w:val="1"/>
          <w:rtl w:val="0"/>
        </w:rPr>
        <w:t xml:space="preserve">Specific Retention Periods:</w:t>
      </w:r>
      <w:r w:rsidDel="00000000" w:rsidR="00000000" w:rsidRPr="00000000">
        <w:rPr>
          <w:rtl w:val="0"/>
        </w:rPr>
        <w:t xml:space="preserve"> As documented in our Data Management Policy and Data Retention Matrix:</w:t>
      </w:r>
    </w:p>
    <w:p w:rsidR="00000000" w:rsidDel="00000000" w:rsidP="00000000" w:rsidRDefault="00000000" w:rsidRPr="00000000" w14:paraId="000000AB">
      <w:pPr>
        <w:numPr>
          <w:ilvl w:val="0"/>
          <w:numId w:val="19"/>
        </w:numPr>
        <w:spacing w:after="0" w:before="0" w:lineRule="auto"/>
        <w:ind w:left="720" w:hanging="360"/>
        <w:rPr/>
      </w:pPr>
      <w:r w:rsidDel="00000000" w:rsidR="00000000" w:rsidRPr="00000000">
        <w:rPr>
          <w:rtl w:val="0"/>
        </w:rPr>
        <w:t xml:space="preserve">Customer platform data: Customer accounts and data deleted within 30 business days of contract termination</w:t>
      </w:r>
    </w:p>
    <w:p w:rsidR="00000000" w:rsidDel="00000000" w:rsidP="00000000" w:rsidRDefault="00000000" w:rsidRPr="00000000" w14:paraId="000000AC">
      <w:pPr>
        <w:numPr>
          <w:ilvl w:val="0"/>
          <w:numId w:val="19"/>
        </w:numPr>
        <w:spacing w:after="0" w:before="0" w:lineRule="auto"/>
        <w:ind w:left="720" w:hanging="360"/>
        <w:rPr/>
      </w:pPr>
      <w:r w:rsidDel="00000000" w:rsidR="00000000" w:rsidRPr="00000000">
        <w:rPr>
          <w:rtl w:val="0"/>
        </w:rPr>
        <w:t xml:space="preserve">Support communications: Retained for service improvement purposes</w:t>
      </w:r>
    </w:p>
    <w:p w:rsidR="00000000" w:rsidDel="00000000" w:rsidP="00000000" w:rsidRDefault="00000000" w:rsidRPr="00000000" w14:paraId="000000AD">
      <w:pPr>
        <w:numPr>
          <w:ilvl w:val="0"/>
          <w:numId w:val="19"/>
        </w:numPr>
        <w:spacing w:after="0" w:before="0" w:lineRule="auto"/>
        <w:ind w:left="720" w:hanging="360"/>
        <w:rPr/>
      </w:pPr>
      <w:r w:rsidDel="00000000" w:rsidR="00000000" w:rsidRPr="00000000">
        <w:rPr>
          <w:rtl w:val="0"/>
        </w:rPr>
        <w:t xml:space="preserve">Employee records: As required by employment law and business needs</w:t>
      </w:r>
    </w:p>
    <w:p w:rsidR="00000000" w:rsidDel="00000000" w:rsidP="00000000" w:rsidRDefault="00000000" w:rsidRPr="00000000" w14:paraId="000000AE">
      <w:pPr>
        <w:numPr>
          <w:ilvl w:val="0"/>
          <w:numId w:val="19"/>
        </w:numPr>
        <w:spacing w:after="0" w:before="0" w:lineRule="auto"/>
        <w:ind w:left="720" w:hanging="360"/>
        <w:rPr/>
      </w:pPr>
      <w:r w:rsidDel="00000000" w:rsidR="00000000" w:rsidRPr="00000000">
        <w:rPr>
          <w:rtl w:val="0"/>
        </w:rPr>
        <w:t xml:space="preserve">Security and audit logs: Varying periods based on type and regulatory requirements</w:t>
      </w:r>
    </w:p>
    <w:p w:rsidR="00000000" w:rsidDel="00000000" w:rsidP="00000000" w:rsidRDefault="00000000" w:rsidRPr="00000000" w14:paraId="000000AF">
      <w:pPr>
        <w:numPr>
          <w:ilvl w:val="0"/>
          <w:numId w:val="19"/>
        </w:numPr>
        <w:spacing w:after="0" w:before="0" w:lineRule="auto"/>
        <w:ind w:left="720" w:hanging="360"/>
        <w:rPr/>
      </w:pPr>
      <w:r w:rsidDel="00000000" w:rsidR="00000000" w:rsidRPr="00000000">
        <w:rPr>
          <w:rtl w:val="0"/>
        </w:rPr>
        <w:t xml:space="preserve">Financial records: As required by applicable accounting standards and tax laws</w:t>
      </w:r>
    </w:p>
    <w:p w:rsidR="00000000" w:rsidDel="00000000" w:rsidP="00000000" w:rsidRDefault="00000000" w:rsidRPr="00000000" w14:paraId="000000B0">
      <w:pPr>
        <w:rPr/>
      </w:pPr>
      <w:r w:rsidDel="00000000" w:rsidR="00000000" w:rsidRPr="00000000">
        <w:rPr>
          <w:b w:val="1"/>
          <w:bCs w:val="1"/>
          <w:rtl w:val="0"/>
        </w:rPr>
        <w:t xml:space="preserve">Legal Hold Exceptions:</w:t>
      </w:r>
      <w:r w:rsidDel="00000000" w:rsidR="00000000" w:rsidRPr="00000000">
        <w:rPr>
          <w:rtl w:val="0"/>
        </w:rPr>
        <w:t xml:space="preserve"> Data subject to legal proceedings is retained as required by legal counsel and reviewed annually for continuing requirements and scope.</w:t>
      </w:r>
    </w:p>
    <w:p w:rsidR="00000000" w:rsidDel="00000000" w:rsidP="00000000" w:rsidRDefault="00000000" w:rsidRPr="00000000" w14:paraId="000000B1">
      <w:pPr>
        <w:rPr/>
      </w:pPr>
      <w:r w:rsidDel="00000000" w:rsidR="00000000" w:rsidRPr="00000000">
        <w:rPr>
          <w:b w:val="1"/>
          <w:bCs w:val="1"/>
          <w:rtl w:val="0"/>
        </w:rPr>
        <w:t xml:space="preserve">Secure Disposal:</w:t>
      </w:r>
      <w:r w:rsidDel="00000000" w:rsidR="00000000" w:rsidRPr="00000000">
        <w:rPr>
          <w:rtl w:val="0"/>
        </w:rPr>
        <w:t xml:space="preserve"> When retention periods expire, we securely delete or anonymize personal information. Data classified as Restricted or Confidential is securely deleted, and hard drives/devices are securely wiped or physically destroyed before disposal.</w:t>
      </w:r>
    </w:p>
    <w:p w:rsidR="00000000" w:rsidDel="00000000" w:rsidP="00000000" w:rsidRDefault="00000000" w:rsidRPr="00000000" w14:paraId="000000B2">
      <w:pPr>
        <w:pStyle w:val="Heading3"/>
        <w:rPr/>
      </w:pPr>
      <w:r w:rsidDel="00000000" w:rsidR="00000000" w:rsidRPr="00000000">
        <w:rPr>
          <w:rtl w:val="0"/>
        </w:rPr>
        <w:t xml:space="preserve">Your Privacy Rights</w:t>
      </w:r>
    </w:p>
    <w:p w:rsidR="00000000" w:rsidDel="00000000" w:rsidP="00000000" w:rsidRDefault="00000000" w:rsidRPr="00000000" w14:paraId="000000B3">
      <w:pPr>
        <w:rPr/>
      </w:pPr>
      <w:r w:rsidDel="00000000" w:rsidR="00000000" w:rsidRPr="00000000">
        <w:rPr>
          <w:b w:val="1"/>
          <w:bCs w:val="1"/>
          <w:rtl w:val="0"/>
        </w:rPr>
        <w:t xml:space="preserve">Rights Under GDPR (EU Residents):</w:t>
      </w:r>
      <w:r w:rsidDel="00000000" w:rsidR="00000000" w:rsidRPr="00000000">
        <w:rPr>
          <w:rtl w:val="0"/>
        </w:rPr>
      </w:r>
    </w:p>
    <w:p w:rsidR="00000000" w:rsidDel="00000000" w:rsidP="00000000" w:rsidRDefault="00000000" w:rsidRPr="00000000" w14:paraId="000000B4">
      <w:pPr>
        <w:numPr>
          <w:ilvl w:val="0"/>
          <w:numId w:val="20"/>
        </w:numPr>
        <w:spacing w:after="0" w:before="0" w:lineRule="auto"/>
        <w:ind w:left="720" w:hanging="360"/>
        <w:rPr/>
      </w:pPr>
      <w:sdt>
        <w:sdtPr>
          <w:id w:val="668948728"/>
          <w:tag w:val="goog_rdk_0"/>
        </w:sdtPr>
        <w:sdtContent>
          <w:r w:rsidDel="00000000" w:rsidR="00000000" w:rsidRPr="00000000">
            <w:rPr>
              <w:b w:val="1"/>
              <w:bCs w:val="1"/>
              <w:rtl w:val="0"/>
              <w:rPrChange w:author="Daniela Lacal" w:id="0" w:date="2026-05-19T14:42:33Z">
                <w:rPr/>
              </w:rPrChange>
            </w:rPr>
            <w:t xml:space="preserve">Access</w:t>
          </w:r>
        </w:sdtContent>
      </w:sdt>
      <w:r w:rsidDel="00000000" w:rsidR="00000000" w:rsidRPr="00000000">
        <w:rPr>
          <w:rtl w:val="0"/>
        </w:rPr>
        <w:t xml:space="preserve">: Request copies of your personal information</w:t>
      </w:r>
    </w:p>
    <w:p w:rsidR="00000000" w:rsidDel="00000000" w:rsidP="00000000" w:rsidRDefault="00000000" w:rsidRPr="00000000" w14:paraId="000000B5">
      <w:pPr>
        <w:numPr>
          <w:ilvl w:val="0"/>
          <w:numId w:val="20"/>
        </w:numPr>
        <w:spacing w:after="0" w:before="0" w:lineRule="auto"/>
        <w:ind w:left="720" w:hanging="360"/>
        <w:rPr/>
      </w:pPr>
      <w:sdt>
        <w:sdtPr>
          <w:id w:val="-317730029"/>
          <w:tag w:val="goog_rdk_1"/>
        </w:sdtPr>
        <w:sdtContent>
          <w:r w:rsidDel="00000000" w:rsidR="00000000" w:rsidRPr="00000000">
            <w:rPr>
              <w:b w:val="1"/>
              <w:bCs w:val="1"/>
              <w:rtl w:val="0"/>
              <w:rPrChange w:author="Daniela Lacal" w:id="1" w:date="2026-05-19T14:42:35Z">
                <w:rPr/>
              </w:rPrChange>
            </w:rPr>
            <w:t xml:space="preserve">Rectification</w:t>
          </w:r>
        </w:sdtContent>
      </w:sdt>
      <w:r w:rsidDel="00000000" w:rsidR="00000000" w:rsidRPr="00000000">
        <w:rPr>
          <w:rtl w:val="0"/>
        </w:rPr>
        <w:t xml:space="preserve">: Correct inaccurate or incomplete information</w:t>
      </w:r>
    </w:p>
    <w:p w:rsidR="00000000" w:rsidDel="00000000" w:rsidP="00000000" w:rsidRDefault="00000000" w:rsidRPr="00000000" w14:paraId="000000B6">
      <w:pPr>
        <w:numPr>
          <w:ilvl w:val="0"/>
          <w:numId w:val="20"/>
        </w:numPr>
        <w:spacing w:after="0" w:before="0" w:lineRule="auto"/>
        <w:ind w:left="720" w:hanging="360"/>
        <w:rPr/>
      </w:pPr>
      <w:sdt>
        <w:sdtPr>
          <w:id w:val="583300855"/>
          <w:tag w:val="goog_rdk_2"/>
        </w:sdtPr>
        <w:sdtContent>
          <w:r w:rsidDel="00000000" w:rsidR="00000000" w:rsidRPr="00000000">
            <w:rPr>
              <w:b w:val="1"/>
              <w:bCs w:val="1"/>
              <w:rtl w:val="0"/>
              <w:rPrChange w:author="Daniela Lacal" w:id="2" w:date="2026-05-19T14:42:37Z">
                <w:rPr/>
              </w:rPrChange>
            </w:rPr>
            <w:t xml:space="preserve">Erasure</w:t>
          </w:r>
        </w:sdtContent>
      </w:sdt>
      <w:r w:rsidDel="00000000" w:rsidR="00000000" w:rsidRPr="00000000">
        <w:rPr>
          <w:rtl w:val="0"/>
        </w:rPr>
        <w:t xml:space="preserve">: Request deletion of your personal information (subject to legal retention requirements)</w:t>
      </w:r>
    </w:p>
    <w:p w:rsidR="00000000" w:rsidDel="00000000" w:rsidP="00000000" w:rsidRDefault="00000000" w:rsidRPr="00000000" w14:paraId="000000B7">
      <w:pPr>
        <w:numPr>
          <w:ilvl w:val="0"/>
          <w:numId w:val="20"/>
        </w:numPr>
        <w:spacing w:after="0" w:before="0" w:lineRule="auto"/>
        <w:ind w:left="720" w:hanging="360"/>
        <w:rPr/>
      </w:pPr>
      <w:sdt>
        <w:sdtPr>
          <w:id w:val="-320880281"/>
          <w:tag w:val="goog_rdk_3"/>
        </w:sdtPr>
        <w:sdtContent>
          <w:r w:rsidDel="00000000" w:rsidR="00000000" w:rsidRPr="00000000">
            <w:rPr>
              <w:b w:val="1"/>
              <w:bCs w:val="1"/>
              <w:rtl w:val="0"/>
              <w:rPrChange w:author="Daniela Lacal" w:id="3" w:date="2026-05-19T14:42:40Z">
                <w:rPr/>
              </w:rPrChange>
            </w:rPr>
            <w:t xml:space="preserve">Restriction</w:t>
          </w:r>
        </w:sdtContent>
      </w:sdt>
      <w:r w:rsidDel="00000000" w:rsidR="00000000" w:rsidRPr="00000000">
        <w:rPr>
          <w:rtl w:val="0"/>
        </w:rPr>
        <w:t xml:space="preserve">: Limit processing of your information</w:t>
      </w:r>
    </w:p>
    <w:p w:rsidR="00000000" w:rsidDel="00000000" w:rsidP="00000000" w:rsidRDefault="00000000" w:rsidRPr="00000000" w14:paraId="000000B8">
      <w:pPr>
        <w:numPr>
          <w:ilvl w:val="0"/>
          <w:numId w:val="20"/>
        </w:numPr>
        <w:spacing w:after="0" w:before="0" w:lineRule="auto"/>
        <w:ind w:left="720" w:hanging="360"/>
        <w:rPr/>
      </w:pPr>
      <w:sdt>
        <w:sdtPr>
          <w:id w:val="-971649134"/>
          <w:tag w:val="goog_rdk_4"/>
        </w:sdtPr>
        <w:sdtContent>
          <w:r w:rsidDel="00000000" w:rsidR="00000000" w:rsidRPr="00000000">
            <w:rPr>
              <w:b w:val="1"/>
              <w:bCs w:val="1"/>
              <w:rtl w:val="0"/>
              <w:rPrChange w:author="Daniela Lacal" w:id="4" w:date="2026-05-19T14:42:44Z">
                <w:rPr/>
              </w:rPrChange>
            </w:rPr>
            <w:t xml:space="preserve">Portability</w:t>
          </w:r>
        </w:sdtContent>
      </w:sdt>
      <w:r w:rsidDel="00000000" w:rsidR="00000000" w:rsidRPr="00000000">
        <w:rPr>
          <w:rtl w:val="0"/>
        </w:rPr>
        <w:t xml:space="preserve">: Receive your data in a portable format</w:t>
      </w:r>
    </w:p>
    <w:p w:rsidR="00000000" w:rsidDel="00000000" w:rsidP="00000000" w:rsidRDefault="00000000" w:rsidRPr="00000000" w14:paraId="000000B9">
      <w:pPr>
        <w:numPr>
          <w:ilvl w:val="0"/>
          <w:numId w:val="20"/>
        </w:numPr>
        <w:spacing w:after="0" w:before="0" w:lineRule="auto"/>
        <w:ind w:left="720" w:hanging="360"/>
        <w:rPr/>
      </w:pPr>
      <w:sdt>
        <w:sdtPr>
          <w:id w:val="-210056146"/>
          <w:tag w:val="goog_rdk_5"/>
        </w:sdtPr>
        <w:sdtContent>
          <w:r w:rsidDel="00000000" w:rsidR="00000000" w:rsidRPr="00000000">
            <w:rPr>
              <w:b w:val="1"/>
              <w:bCs w:val="1"/>
              <w:rtl w:val="0"/>
              <w:rPrChange w:author="Daniela Lacal" w:id="5" w:date="2026-05-19T14:42:46Z">
                <w:rPr/>
              </w:rPrChange>
            </w:rPr>
            <w:t xml:space="preserve">Objection</w:t>
          </w:r>
        </w:sdtContent>
      </w:sdt>
      <w:r w:rsidDel="00000000" w:rsidR="00000000" w:rsidRPr="00000000">
        <w:rPr>
          <w:rtl w:val="0"/>
        </w:rPr>
        <w:t xml:space="preserve">: Object to processing based on legitimate interests</w:t>
      </w:r>
    </w:p>
    <w:p w:rsidR="00000000" w:rsidDel="00000000" w:rsidP="00000000" w:rsidRDefault="00000000" w:rsidRPr="00000000" w14:paraId="000000BA">
      <w:pPr>
        <w:numPr>
          <w:ilvl w:val="0"/>
          <w:numId w:val="20"/>
        </w:numPr>
        <w:spacing w:after="0" w:before="0" w:lineRule="auto"/>
        <w:ind w:left="720" w:hanging="360"/>
        <w:rPr/>
      </w:pPr>
      <w:sdt>
        <w:sdtPr>
          <w:id w:val="-1735591959"/>
          <w:tag w:val="goog_rdk_6"/>
        </w:sdtPr>
        <w:sdtContent>
          <w:r w:rsidDel="00000000" w:rsidR="00000000" w:rsidRPr="00000000">
            <w:rPr>
              <w:b w:val="1"/>
              <w:bCs w:val="1"/>
              <w:rtl w:val="0"/>
              <w:rPrChange w:author="Daniela Lacal" w:id="6" w:date="2026-05-19T14:42:50Z">
                <w:rPr/>
              </w:rPrChange>
            </w:rPr>
            <w:t xml:space="preserve">Automated Decision-Making</w:t>
          </w:r>
        </w:sdtContent>
      </w:sdt>
      <w:r w:rsidDel="00000000" w:rsidR="00000000" w:rsidRPr="00000000">
        <w:rPr>
          <w:rtl w:val="0"/>
        </w:rPr>
        <w:t xml:space="preserve">: Object to solely automated processing that significantly affects you</w:t>
      </w:r>
    </w:p>
    <w:p w:rsidR="00000000" w:rsidDel="00000000" w:rsidP="00000000" w:rsidRDefault="00000000" w:rsidRPr="00000000" w14:paraId="000000BB">
      <w:pPr>
        <w:rPr/>
      </w:pPr>
      <w:r w:rsidDel="00000000" w:rsidR="00000000" w:rsidRPr="00000000">
        <w:rPr>
          <w:b w:val="1"/>
          <w:bCs w:val="1"/>
          <w:rtl w:val="0"/>
        </w:rPr>
        <w:t xml:space="preserve">Rights Under Australian Privacy Act:</w:t>
      </w:r>
      <w:r w:rsidDel="00000000" w:rsidR="00000000" w:rsidRPr="00000000">
        <w:rPr>
          <w:rtl w:val="0"/>
        </w:rPr>
      </w:r>
    </w:p>
    <w:p w:rsidR="00000000" w:rsidDel="00000000" w:rsidP="00000000" w:rsidRDefault="00000000" w:rsidRPr="00000000" w14:paraId="000000BC">
      <w:pPr>
        <w:numPr>
          <w:ilvl w:val="0"/>
          <w:numId w:val="21"/>
        </w:numPr>
        <w:spacing w:after="0" w:before="0" w:lineRule="auto"/>
        <w:ind w:left="720" w:hanging="360"/>
        <w:rPr/>
      </w:pPr>
      <w:sdt>
        <w:sdtPr>
          <w:id w:val="-1193761285"/>
          <w:tag w:val="goog_rdk_7"/>
        </w:sdtPr>
        <w:sdtContent>
          <w:r w:rsidDel="00000000" w:rsidR="00000000" w:rsidRPr="00000000">
            <w:rPr>
              <w:b w:val="1"/>
              <w:bCs w:val="1"/>
              <w:rtl w:val="0"/>
              <w:rPrChange w:author="Daniela Lacal" w:id="7" w:date="2026-05-19T14:42:53Z">
                <w:rPr/>
              </w:rPrChange>
            </w:rPr>
            <w:t xml:space="preserve">Access</w:t>
          </w:r>
        </w:sdtContent>
      </w:sdt>
      <w:r w:rsidDel="00000000" w:rsidR="00000000" w:rsidRPr="00000000">
        <w:rPr>
          <w:rtl w:val="0"/>
        </w:rPr>
        <w:t xml:space="preserve">: Request access to your personal information we hold</w:t>
      </w:r>
    </w:p>
    <w:p w:rsidR="00000000" w:rsidDel="00000000" w:rsidP="00000000" w:rsidRDefault="00000000" w:rsidRPr="00000000" w14:paraId="000000BD">
      <w:pPr>
        <w:numPr>
          <w:ilvl w:val="0"/>
          <w:numId w:val="21"/>
        </w:numPr>
        <w:spacing w:after="0" w:before="0" w:lineRule="auto"/>
        <w:ind w:left="720" w:hanging="360"/>
        <w:rPr/>
      </w:pPr>
      <w:sdt>
        <w:sdtPr>
          <w:id w:val="-2095711883"/>
          <w:tag w:val="goog_rdk_8"/>
        </w:sdtPr>
        <w:sdtContent>
          <w:r w:rsidDel="00000000" w:rsidR="00000000" w:rsidRPr="00000000">
            <w:rPr>
              <w:b w:val="1"/>
              <w:bCs w:val="1"/>
              <w:rtl w:val="0"/>
              <w:rPrChange w:author="Daniela Lacal" w:id="8" w:date="2026-05-19T14:42:55Z">
                <w:rPr/>
              </w:rPrChange>
            </w:rPr>
            <w:t xml:space="preserve">Correction</w:t>
          </w:r>
        </w:sdtContent>
      </w:sdt>
      <w:r w:rsidDel="00000000" w:rsidR="00000000" w:rsidRPr="00000000">
        <w:rPr>
          <w:rtl w:val="0"/>
        </w:rPr>
        <w:t xml:space="preserve">: Request correction of inaccurate information</w:t>
      </w:r>
    </w:p>
    <w:p w:rsidR="00000000" w:rsidDel="00000000" w:rsidP="00000000" w:rsidRDefault="00000000" w:rsidRPr="00000000" w14:paraId="000000BE">
      <w:pPr>
        <w:numPr>
          <w:ilvl w:val="0"/>
          <w:numId w:val="21"/>
        </w:numPr>
        <w:spacing w:after="0" w:before="0" w:lineRule="auto"/>
        <w:ind w:left="720" w:hanging="360"/>
        <w:rPr/>
      </w:pPr>
      <w:sdt>
        <w:sdtPr>
          <w:id w:val="1438086147"/>
          <w:tag w:val="goog_rdk_9"/>
        </w:sdtPr>
        <w:sdtContent>
          <w:r w:rsidDel="00000000" w:rsidR="00000000" w:rsidRPr="00000000">
            <w:rPr>
              <w:b w:val="1"/>
              <w:bCs w:val="1"/>
              <w:rtl w:val="0"/>
              <w:rPrChange w:author="Daniela Lacal" w:id="9" w:date="2026-05-19T14:42:57Z">
                <w:rPr/>
              </w:rPrChange>
            </w:rPr>
            <w:t xml:space="preserve">Complaints</w:t>
          </w:r>
        </w:sdtContent>
      </w:sdt>
      <w:r w:rsidDel="00000000" w:rsidR="00000000" w:rsidRPr="00000000">
        <w:rPr>
          <w:rtl w:val="0"/>
        </w:rPr>
        <w:t xml:space="preserve">: Lodge complaints with us or the Office of the Australian Information Commissioner (OAIC)</w:t>
      </w:r>
    </w:p>
    <w:p w:rsidR="00000000" w:rsidDel="00000000" w:rsidP="00000000" w:rsidRDefault="00000000" w:rsidRPr="00000000" w14:paraId="000000BF">
      <w:pPr>
        <w:rPr/>
      </w:pPr>
      <w:r w:rsidDel="00000000" w:rsidR="00000000" w:rsidRPr="00000000">
        <w:rPr>
          <w:b w:val="1"/>
          <w:bCs w:val="1"/>
          <w:rtl w:val="0"/>
        </w:rPr>
        <w:t xml:space="preserve">Rights Under Brazilian LGPD (Brazilian Residents):</w:t>
      </w:r>
      <w:r w:rsidDel="00000000" w:rsidR="00000000" w:rsidRPr="00000000">
        <w:rPr>
          <w:rtl w:val="0"/>
        </w:rPr>
      </w:r>
    </w:p>
    <w:p w:rsidR="00000000" w:rsidDel="00000000" w:rsidP="00000000" w:rsidRDefault="00000000" w:rsidRPr="00000000" w14:paraId="000000C0">
      <w:pPr>
        <w:numPr>
          <w:ilvl w:val="0"/>
          <w:numId w:val="22"/>
        </w:numPr>
        <w:spacing w:after="0" w:before="0" w:lineRule="auto"/>
        <w:ind w:left="720" w:hanging="360"/>
        <w:rPr/>
      </w:pPr>
      <w:r w:rsidDel="00000000" w:rsidR="00000000" w:rsidRPr="00000000">
        <w:rPr>
          <w:b w:val="1"/>
          <w:bCs w:val="1"/>
          <w:rtl w:val="0"/>
        </w:rPr>
        <w:t xml:space="preserve">Confirmation and Access:</w:t>
      </w:r>
      <w:r w:rsidDel="00000000" w:rsidR="00000000" w:rsidRPr="00000000">
        <w:rPr>
          <w:rtl w:val="0"/>
        </w:rPr>
        <w:t xml:space="preserve"> Confirm whether your personal data is being processed and access your data</w:t>
      </w:r>
    </w:p>
    <w:p w:rsidR="00000000" w:rsidDel="00000000" w:rsidP="00000000" w:rsidRDefault="00000000" w:rsidRPr="00000000" w14:paraId="000000C1">
      <w:pPr>
        <w:numPr>
          <w:ilvl w:val="0"/>
          <w:numId w:val="22"/>
        </w:numPr>
        <w:spacing w:after="0" w:before="0" w:lineRule="auto"/>
        <w:ind w:left="720" w:hanging="360"/>
        <w:rPr/>
      </w:pPr>
      <w:r w:rsidDel="00000000" w:rsidR="00000000" w:rsidRPr="00000000">
        <w:rPr>
          <w:b w:val="1"/>
          <w:bCs w:val="1"/>
          <w:rtl w:val="0"/>
        </w:rPr>
        <w:t xml:space="preserve">Correction:</w:t>
      </w:r>
      <w:r w:rsidDel="00000000" w:rsidR="00000000" w:rsidRPr="00000000">
        <w:rPr>
          <w:rtl w:val="0"/>
        </w:rPr>
        <w:t xml:space="preserve"> Correct incomplete, inaccurate, or outdated personal information</w:t>
      </w:r>
    </w:p>
    <w:p w:rsidR="00000000" w:rsidDel="00000000" w:rsidP="00000000" w:rsidRDefault="00000000" w:rsidRPr="00000000" w14:paraId="000000C2">
      <w:pPr>
        <w:numPr>
          <w:ilvl w:val="0"/>
          <w:numId w:val="22"/>
        </w:numPr>
        <w:spacing w:after="0" w:before="0" w:lineRule="auto"/>
        <w:ind w:left="720" w:hanging="360"/>
        <w:rPr/>
      </w:pPr>
      <w:r w:rsidDel="00000000" w:rsidR="00000000" w:rsidRPr="00000000">
        <w:rPr>
          <w:b w:val="1"/>
          <w:bCs w:val="1"/>
          <w:rtl w:val="0"/>
        </w:rPr>
        <w:t xml:space="preserve">Anonymization/Deletion:</w:t>
      </w:r>
      <w:r w:rsidDel="00000000" w:rsidR="00000000" w:rsidRPr="00000000">
        <w:rPr>
          <w:rtl w:val="0"/>
        </w:rPr>
        <w:t xml:space="preserve"> Request anonymization, blocking, or deletion of unnecessary, excessive, or non-compliant data</w:t>
      </w:r>
    </w:p>
    <w:p w:rsidR="00000000" w:rsidDel="00000000" w:rsidP="00000000" w:rsidRDefault="00000000" w:rsidRPr="00000000" w14:paraId="000000C3">
      <w:pPr>
        <w:numPr>
          <w:ilvl w:val="0"/>
          <w:numId w:val="22"/>
        </w:numPr>
        <w:spacing w:after="0" w:before="0" w:lineRule="auto"/>
        <w:ind w:left="720" w:hanging="360"/>
        <w:rPr/>
      </w:pPr>
      <w:r w:rsidDel="00000000" w:rsidR="00000000" w:rsidRPr="00000000">
        <w:rPr>
          <w:b w:val="1"/>
          <w:bCs w:val="1"/>
          <w:rtl w:val="0"/>
        </w:rPr>
        <w:t xml:space="preserve">Portability:</w:t>
      </w:r>
      <w:r w:rsidDel="00000000" w:rsidR="00000000" w:rsidRPr="00000000">
        <w:rPr>
          <w:rtl w:val="0"/>
        </w:rPr>
        <w:t xml:space="preserve"> Request transfer of your personal data to another service provider</w:t>
      </w:r>
    </w:p>
    <w:p w:rsidR="00000000" w:rsidDel="00000000" w:rsidP="00000000" w:rsidRDefault="00000000" w:rsidRPr="00000000" w14:paraId="000000C4">
      <w:pPr>
        <w:numPr>
          <w:ilvl w:val="0"/>
          <w:numId w:val="22"/>
        </w:numPr>
        <w:spacing w:after="0" w:before="0" w:lineRule="auto"/>
        <w:ind w:left="720" w:hanging="360"/>
        <w:rPr/>
      </w:pPr>
      <w:r w:rsidDel="00000000" w:rsidR="00000000" w:rsidRPr="00000000">
        <w:rPr>
          <w:b w:val="1"/>
          <w:bCs w:val="1"/>
          <w:rtl w:val="0"/>
        </w:rPr>
        <w:t xml:space="preserve">Information about Sharing:</w:t>
      </w:r>
      <w:r w:rsidDel="00000000" w:rsidR="00000000" w:rsidRPr="00000000">
        <w:rPr>
          <w:rtl w:val="0"/>
        </w:rPr>
        <w:t xml:space="preserve"> Receive information about how your data has been shared with third parties</w:t>
      </w:r>
    </w:p>
    <w:p w:rsidR="00000000" w:rsidDel="00000000" w:rsidP="00000000" w:rsidRDefault="00000000" w:rsidRPr="00000000" w14:paraId="000000C5">
      <w:pPr>
        <w:numPr>
          <w:ilvl w:val="0"/>
          <w:numId w:val="22"/>
        </w:numPr>
        <w:spacing w:after="0" w:before="0" w:lineRule="auto"/>
        <w:ind w:left="720" w:hanging="360"/>
        <w:rPr/>
      </w:pPr>
      <w:r w:rsidDel="00000000" w:rsidR="00000000" w:rsidRPr="00000000">
        <w:rPr>
          <w:b w:val="1"/>
          <w:bCs w:val="1"/>
          <w:rtl w:val="0"/>
        </w:rPr>
        <w:t xml:space="preserve">Consent Withdrawal:</w:t>
      </w:r>
      <w:r w:rsidDel="00000000" w:rsidR="00000000" w:rsidRPr="00000000">
        <w:rPr>
          <w:rtl w:val="0"/>
        </w:rPr>
        <w:t xml:space="preserve"> Withdraw consent for processing where consent is the legal basis</w:t>
      </w:r>
    </w:p>
    <w:sdt>
      <w:sdtPr>
        <w:id w:val="-1993006426"/>
        <w:tag w:val="goog_rdk_11"/>
      </w:sdtPr>
      <w:sdtContent>
        <w:p w:rsidR="00000000" w:rsidDel="00000000" w:rsidP="00000000" w:rsidRDefault="00000000" w:rsidRPr="00000000" w14:paraId="000000C6">
          <w:pPr>
            <w:numPr>
              <w:ilvl w:val="0"/>
              <w:numId w:val="22"/>
            </w:numPr>
            <w:spacing w:after="0" w:before="0" w:lineRule="auto"/>
            <w:ind w:left="720" w:hanging="360"/>
            <w:rPr>
              <w:ins w:author="Daniela Lacal" w:id="10" w:date="2026-05-19T14:40:51Z"/>
            </w:rPr>
          </w:pPr>
          <w:r w:rsidDel="00000000" w:rsidR="00000000" w:rsidRPr="00000000">
            <w:rPr>
              <w:b w:val="1"/>
              <w:bCs w:val="1"/>
              <w:rtl w:val="0"/>
            </w:rPr>
            <w:t xml:space="preserve">Review of Automated Decisions:</w:t>
          </w:r>
          <w:r w:rsidDel="00000000" w:rsidR="00000000" w:rsidRPr="00000000">
            <w:rPr>
              <w:rtl w:val="0"/>
            </w:rPr>
            <w:t xml:space="preserve"> Request review of decisions made solely through automated processing</w:t>
          </w:r>
          <w:sdt>
            <w:sdtPr>
              <w:id w:val="1253583865"/>
              <w:tag w:val="goog_rdk_10"/>
            </w:sdtPr>
            <w:sdtContent>
              <w:ins w:author="Daniela Lacal" w:id="10" w:date="2026-05-19T14:40:51Z">
                <w:r w:rsidDel="00000000" w:rsidR="00000000" w:rsidRPr="00000000">
                  <w:rPr>
                    <w:rtl w:val="0"/>
                  </w:rPr>
                </w:r>
              </w:ins>
            </w:sdtContent>
          </w:sdt>
        </w:p>
      </w:sdtContent>
    </w:sdt>
    <w:sdt>
      <w:sdtPr>
        <w:id w:val="1267238898"/>
        <w:tag w:val="goog_rdk_13"/>
      </w:sdtPr>
      <w:sdtContent>
        <w:p w:rsidR="00000000" w:rsidDel="00000000" w:rsidP="00000000" w:rsidRDefault="00000000" w:rsidRPr="00000000" w14:paraId="000000C7">
          <w:pPr>
            <w:spacing w:after="0" w:before="0" w:lineRule="auto"/>
            <w:ind w:left="0" w:firstLine="0"/>
            <w:rPr>
              <w:ins w:author="Daniela Lacal" w:id="10" w:date="2026-05-19T14:40:51Z"/>
            </w:rPr>
          </w:pPr>
          <w:sdt>
            <w:sdtPr>
              <w:id w:val="1020787593"/>
              <w:tag w:val="goog_rdk_12"/>
            </w:sdtPr>
            <w:sdtContent>
              <w:ins w:author="Daniela Lacal" w:id="10" w:date="2026-05-19T14:40:51Z">
                <w:r w:rsidDel="00000000" w:rsidR="00000000" w:rsidRPr="00000000">
                  <w:rPr>
                    <w:rtl w:val="0"/>
                  </w:rPr>
                </w:r>
              </w:ins>
            </w:sdtContent>
          </w:sdt>
        </w:p>
      </w:sdtContent>
    </w:sdt>
    <w:sdt>
      <w:sdtPr>
        <w:id w:val="1077776635"/>
        <w:tag w:val="goog_rdk_16"/>
      </w:sdtPr>
      <w:sdtContent>
        <w:p w:rsidR="00000000" w:rsidDel="00000000" w:rsidP="00000000" w:rsidRDefault="00000000" w:rsidRPr="00000000" w14:paraId="000000C8">
          <w:pPr>
            <w:spacing w:after="0" w:before="0" w:lineRule="auto"/>
            <w:ind w:left="0" w:firstLine="0"/>
            <w:rPr>
              <w:ins w:author="Daniela Lacal" w:id="10" w:date="2026-05-19T14:40:51Z"/>
              <w:b w:val="1"/>
              <w:bCs w:val="1"/>
              <w:rPrChange w:author="Daniela Lacal" w:id="11" w:date="2026-05-19T14:40:51Z">
                <w:rPr/>
              </w:rPrChange>
            </w:rPr>
          </w:pPr>
          <w:sdt>
            <w:sdtPr>
              <w:id w:val="491851714"/>
              <w:tag w:val="goog_rdk_14"/>
            </w:sdtPr>
            <w:sdtContent>
              <w:ins w:author="Daniela Lacal" w:id="10" w:date="2026-05-19T14:40:51Z"/>
              <w:sdt>
                <w:sdtPr>
                  <w:id w:val="1344131141"/>
                  <w:tag w:val="goog_rdk_15"/>
                </w:sdtPr>
                <w:sdtContent>
                  <w:ins w:author="Daniela Lacal" w:id="10" w:date="2026-05-19T14:40:51Z">
                    <w:r w:rsidDel="00000000" w:rsidR="00000000" w:rsidRPr="00000000">
                      <w:rPr>
                        <w:b w:val="1"/>
                        <w:bCs w:val="1"/>
                        <w:rtl w:val="0"/>
                        <w:rPrChange w:author="Daniela Lacal" w:id="11" w:date="2026-05-19T14:40:51Z">
                          <w:rPr/>
                        </w:rPrChange>
                      </w:rPr>
                      <w:t xml:space="preserve">Rights Under the California Consumer Privacy Act (CCPA) / California Privacy Rights Act (CPRA) (California Residents):</w:t>
                    </w:r>
                  </w:ins>
                </w:sdtContent>
              </w:sdt>
              <w:ins w:author="Daniela Lacal" w:id="10" w:date="2026-05-19T14:40:51Z"/>
            </w:sdtContent>
          </w:sdt>
        </w:p>
      </w:sdtContent>
    </w:sdt>
    <w:sdt>
      <w:sdtPr>
        <w:id w:val="1064093062"/>
        <w:tag w:val="goog_rdk_18"/>
      </w:sdtPr>
      <w:sdtContent>
        <w:p w:rsidR="00000000" w:rsidDel="00000000" w:rsidP="00000000" w:rsidRDefault="00000000" w:rsidRPr="00000000" w14:paraId="000000C9">
          <w:pPr>
            <w:spacing w:after="0" w:before="0" w:lineRule="auto"/>
            <w:ind w:left="0" w:firstLine="0"/>
            <w:rPr>
              <w:ins w:author="Daniela Lacal" w:id="10" w:date="2026-05-19T14:40:51Z"/>
            </w:rPr>
          </w:pPr>
          <w:sdt>
            <w:sdtPr>
              <w:id w:val="203881753"/>
              <w:tag w:val="goog_rdk_17"/>
            </w:sdtPr>
            <w:sdtContent>
              <w:ins w:author="Daniela Lacal" w:id="10" w:date="2026-05-19T14:40:51Z">
                <w:r w:rsidDel="00000000" w:rsidR="00000000" w:rsidRPr="00000000">
                  <w:rPr>
                    <w:rtl w:val="0"/>
                  </w:rPr>
                </w:r>
              </w:ins>
            </w:sdtContent>
          </w:sdt>
        </w:p>
      </w:sdtContent>
    </w:sdt>
    <w:sdt>
      <w:sdtPr>
        <w:id w:val="-476597453"/>
        <w:tag w:val="goog_rdk_22"/>
      </w:sdtPr>
      <w:sdtContent>
        <w:p w:rsidR="00000000" w:rsidDel="00000000" w:rsidP="00000000" w:rsidRDefault="00000000" w:rsidRPr="00000000" w14:paraId="000000CA">
          <w:pPr>
            <w:numPr>
              <w:ilvl w:val="0"/>
              <w:numId w:val="47"/>
            </w:numPr>
            <w:spacing w:after="0" w:before="0" w:lineRule="auto"/>
            <w:ind w:left="720" w:hanging="360"/>
            <w:rPr>
              <w:ins w:author="Daniela Lacal" w:id="10" w:date="2026-05-19T14:40:51Z"/>
              <w:u w:val="none"/>
            </w:rPr>
          </w:pPr>
          <w:sdt>
            <w:sdtPr>
              <w:id w:val="-1566040848"/>
              <w:tag w:val="goog_rdk_19"/>
            </w:sdtPr>
            <w:sdtContent>
              <w:ins w:author="Daniela Lacal" w:id="10" w:date="2026-05-19T14:40:51Z"/>
              <w:sdt>
                <w:sdtPr>
                  <w:id w:val="320596899"/>
                  <w:tag w:val="goog_rdk_20"/>
                </w:sdtPr>
                <w:sdtContent>
                  <w:ins w:author="Daniela Lacal" w:id="10" w:date="2026-05-19T14:40:51Z">
                    <w:r w:rsidDel="00000000" w:rsidR="00000000" w:rsidRPr="00000000">
                      <w:rPr>
                        <w:b w:val="1"/>
                        <w:bCs w:val="1"/>
                        <w:rtl w:val="0"/>
                        <w:rPrChange w:author="Daniela Lacal" w:id="11" w:date="2026-05-19T14:40:51Z">
                          <w:rPr/>
                        </w:rPrChange>
                      </w:rPr>
                      <w:t xml:space="preserve">Know</w:t>
                    </w:r>
                  </w:ins>
                </w:sdtContent>
              </w:sdt>
              <w:ins w:author="Daniela Lacal" w:id="10" w:date="2026-05-19T14:40:51Z">
                <w:sdt>
                  <w:sdtPr>
                    <w:id w:val="-1251908437"/>
                    <w:tag w:val="goog_rdk_21"/>
                  </w:sdtPr>
                  <w:sdtContent>
                    <w:r w:rsidDel="00000000" w:rsidR="00000000" w:rsidRPr="00000000">
                      <w:rPr>
                        <w:rtl w:val="0"/>
                        <w:rPrChange w:author="Daniela Lacal" w:id="11" w:date="2026-05-19T14:40:51Z">
                          <w:rPr/>
                        </w:rPrChange>
                      </w:rPr>
                      <w:t xml:space="preserve">: You may request that we disclose the categories and specific pieces of personal information we have collected about you, the sources of that information, the business or commercial purposes for collecting it, and the categories of third parties with whom we share it.</w:t>
                    </w:r>
                  </w:sdtContent>
                </w:sdt>
              </w:ins>
            </w:sdtContent>
          </w:sdt>
        </w:p>
      </w:sdtContent>
    </w:sdt>
    <w:sdt>
      <w:sdtPr>
        <w:id w:val="-1625770594"/>
        <w:tag w:val="goog_rdk_26"/>
      </w:sdtPr>
      <w:sdtContent>
        <w:p w:rsidR="00000000" w:rsidDel="00000000" w:rsidP="00000000" w:rsidRDefault="00000000" w:rsidRPr="00000000" w14:paraId="000000CB">
          <w:pPr>
            <w:numPr>
              <w:ilvl w:val="0"/>
              <w:numId w:val="47"/>
            </w:numPr>
            <w:spacing w:after="0" w:before="0" w:lineRule="auto"/>
            <w:ind w:left="720" w:hanging="360"/>
            <w:rPr>
              <w:ins w:author="Daniela Lacal" w:id="10" w:date="2026-05-19T14:40:51Z"/>
              <w:u w:val="none"/>
            </w:rPr>
          </w:pPr>
          <w:sdt>
            <w:sdtPr>
              <w:id w:val="-1555021511"/>
              <w:tag w:val="goog_rdk_23"/>
            </w:sdtPr>
            <w:sdtContent>
              <w:ins w:author="Daniela Lacal" w:id="10" w:date="2026-05-19T14:40:51Z"/>
              <w:sdt>
                <w:sdtPr>
                  <w:id w:val="617854140"/>
                  <w:tag w:val="goog_rdk_24"/>
                </w:sdtPr>
                <w:sdtContent>
                  <w:ins w:author="Daniela Lacal" w:id="10" w:date="2026-05-19T14:40:51Z">
                    <w:r w:rsidDel="00000000" w:rsidR="00000000" w:rsidRPr="00000000">
                      <w:rPr>
                        <w:b w:val="1"/>
                        <w:bCs w:val="1"/>
                        <w:rtl w:val="0"/>
                        <w:rPrChange w:author="Daniela Lacal" w:id="11" w:date="2026-05-19T14:40:51Z">
                          <w:rPr/>
                        </w:rPrChange>
                      </w:rPr>
                      <w:t xml:space="preserve">Erasure</w:t>
                    </w:r>
                  </w:ins>
                </w:sdtContent>
              </w:sdt>
              <w:ins w:author="Daniela Lacal" w:id="10" w:date="2026-05-19T14:40:51Z">
                <w:sdt>
                  <w:sdtPr>
                    <w:id w:val="-1961825660"/>
                    <w:tag w:val="goog_rdk_25"/>
                  </w:sdtPr>
                  <w:sdtContent>
                    <w:r w:rsidDel="00000000" w:rsidR="00000000" w:rsidRPr="00000000">
                      <w:rPr>
                        <w:rtl w:val="0"/>
                        <w:rPrChange w:author="Daniela Lacal" w:id="11" w:date="2026-05-19T14:40:51Z">
                          <w:rPr/>
                        </w:rPrChange>
                      </w:rPr>
                      <w:t xml:space="preserve">:  You may request that we delete personal information we have collected from you, subject to certain exceptions (e.g., where retention is required to complete a transaction, detect security incidents, or comply with legal obligations).</w:t>
                    </w:r>
                  </w:sdtContent>
                </w:sdt>
              </w:ins>
            </w:sdtContent>
          </w:sdt>
        </w:p>
      </w:sdtContent>
    </w:sdt>
    <w:sdt>
      <w:sdtPr>
        <w:id w:val="43630794"/>
        <w:tag w:val="goog_rdk_30"/>
      </w:sdtPr>
      <w:sdtContent>
        <w:p w:rsidR="00000000" w:rsidDel="00000000" w:rsidP="00000000" w:rsidRDefault="00000000" w:rsidRPr="00000000" w14:paraId="000000CC">
          <w:pPr>
            <w:numPr>
              <w:ilvl w:val="0"/>
              <w:numId w:val="47"/>
            </w:numPr>
            <w:spacing w:after="0" w:before="0" w:lineRule="auto"/>
            <w:ind w:left="720" w:hanging="360"/>
            <w:rPr>
              <w:ins w:author="Daniela Lacal" w:id="10" w:date="2026-05-19T14:40:51Z"/>
              <w:u w:val="none"/>
            </w:rPr>
          </w:pPr>
          <w:sdt>
            <w:sdtPr>
              <w:id w:val="310134749"/>
              <w:tag w:val="goog_rdk_27"/>
            </w:sdtPr>
            <w:sdtContent>
              <w:ins w:author="Daniela Lacal" w:id="10" w:date="2026-05-19T14:40:51Z"/>
              <w:sdt>
                <w:sdtPr>
                  <w:id w:val="295625344"/>
                  <w:tag w:val="goog_rdk_28"/>
                </w:sdtPr>
                <w:sdtContent>
                  <w:ins w:author="Daniela Lacal" w:id="10" w:date="2026-05-19T14:40:51Z">
                    <w:r w:rsidDel="00000000" w:rsidR="00000000" w:rsidRPr="00000000">
                      <w:rPr>
                        <w:b w:val="1"/>
                        <w:bCs w:val="1"/>
                        <w:rtl w:val="0"/>
                        <w:rPrChange w:author="Daniela Lacal" w:id="11" w:date="2026-05-19T14:40:51Z">
                          <w:rPr/>
                        </w:rPrChange>
                      </w:rPr>
                      <w:t xml:space="preserve">Correction</w:t>
                    </w:r>
                  </w:ins>
                </w:sdtContent>
              </w:sdt>
              <w:ins w:author="Daniela Lacal" w:id="10" w:date="2026-05-19T14:40:51Z">
                <w:sdt>
                  <w:sdtPr>
                    <w:id w:val="-280984156"/>
                    <w:tag w:val="goog_rdk_29"/>
                  </w:sdtPr>
                  <w:sdtContent>
                    <w:r w:rsidDel="00000000" w:rsidR="00000000" w:rsidRPr="00000000">
                      <w:rPr>
                        <w:rtl w:val="0"/>
                        <w:rPrChange w:author="Daniela Lacal" w:id="11" w:date="2026-05-19T14:40:51Z">
                          <w:rPr/>
                        </w:rPrChange>
                      </w:rPr>
                      <w:t xml:space="preserve">: You may request that we correct inaccurate personal information we maintain about you.</w:t>
                    </w:r>
                  </w:sdtContent>
                </w:sdt>
              </w:ins>
            </w:sdtContent>
          </w:sdt>
        </w:p>
      </w:sdtContent>
    </w:sdt>
    <w:sdt>
      <w:sdtPr>
        <w:id w:val="1698583117"/>
        <w:tag w:val="goog_rdk_35"/>
      </w:sdtPr>
      <w:sdtContent>
        <w:p w:rsidR="00000000" w:rsidDel="00000000" w:rsidP="00000000" w:rsidRDefault="00000000" w:rsidRPr="00000000" w14:paraId="000000CD">
          <w:pPr>
            <w:numPr>
              <w:ilvl w:val="0"/>
              <w:numId w:val="47"/>
            </w:numPr>
            <w:spacing w:after="0" w:before="0" w:lineRule="auto"/>
            <w:ind w:left="720" w:hanging="360"/>
            <w:rPr>
              <w:ins w:author="Daniela Lacal" w:id="10" w:date="2026-05-19T14:40:51Z"/>
              <w:u w:val="none"/>
            </w:rPr>
          </w:pPr>
          <w:sdt>
            <w:sdtPr>
              <w:id w:val="-662317203"/>
              <w:tag w:val="goog_rdk_31"/>
            </w:sdtPr>
            <w:sdtContent>
              <w:ins w:author="Daniela Lacal" w:id="10" w:date="2026-05-19T14:40:51Z"/>
              <w:sdt>
                <w:sdtPr>
                  <w:id w:val="-621118717"/>
                  <w:tag w:val="goog_rdk_32"/>
                </w:sdtPr>
                <w:sdtContent>
                  <w:ins w:author="Daniela Lacal" w:id="10" w:date="2026-05-19T14:40:51Z">
                    <w:r w:rsidDel="00000000" w:rsidR="00000000" w:rsidRPr="00000000">
                      <w:rPr>
                        <w:b w:val="1"/>
                        <w:bCs w:val="1"/>
                        <w:rtl w:val="0"/>
                        <w:rPrChange w:author="Daniela Lacal" w:id="11" w:date="2026-05-19T14:40:51Z">
                          <w:rPr/>
                        </w:rPrChange>
                      </w:rPr>
                      <w:t xml:space="preserve">Opt Out of Sale or Sharing</w:t>
                    </w:r>
                  </w:ins>
                </w:sdtContent>
              </w:sdt>
              <w:ins w:author="Daniela Lacal" w:id="10" w:date="2026-05-19T14:40:51Z">
                <w:sdt>
                  <w:sdtPr>
                    <w:id w:val="1047084889"/>
                    <w:tag w:val="goog_rdk_33"/>
                  </w:sdtPr>
                  <w:sdtContent>
                    <w:r w:rsidDel="00000000" w:rsidR="00000000" w:rsidRPr="00000000">
                      <w:rPr>
                        <w:rtl w:val="0"/>
                        <w:rPrChange w:author="Daniela Lacal" w:id="11" w:date="2026-05-19T14:40:51Z">
                          <w:rPr/>
                        </w:rPrChange>
                      </w:rPr>
                      <w:t xml:space="preserve">:</w:t>
                    </w:r>
                  </w:sdtContent>
                </w:sdt>
                <w:sdt>
                  <w:sdtPr>
                    <w:id w:val="-1352565320"/>
                    <w:tag w:val="goog_rdk_34"/>
                  </w:sdtPr>
                  <w:sdtContent>
                    <w:r w:rsidDel="00000000" w:rsidR="00000000" w:rsidRPr="00000000">
                      <w:rPr>
                        <w:rtl w:val="0"/>
                        <w:rPrChange w:author="Daniela Lacal" w:id="11" w:date="2026-05-19T14:40:51Z">
                          <w:rPr/>
                        </w:rPrChange>
                      </w:rPr>
                      <w:t xml:space="preserve"> We do not sell your personal information for monetary consideration. To the extent we share personal information for cross-context behavioral advertising, you may opt out by contacting us.</w:t>
                    </w:r>
                  </w:sdtContent>
                </w:sdt>
              </w:ins>
            </w:sdtContent>
          </w:sdt>
        </w:p>
      </w:sdtContent>
    </w:sdt>
    <w:sdt>
      <w:sdtPr>
        <w:id w:val="15455431"/>
        <w:tag w:val="goog_rdk_39"/>
      </w:sdtPr>
      <w:sdtContent>
        <w:p w:rsidR="00000000" w:rsidDel="00000000" w:rsidP="00000000" w:rsidRDefault="00000000" w:rsidRPr="00000000" w14:paraId="000000CE">
          <w:pPr>
            <w:numPr>
              <w:ilvl w:val="0"/>
              <w:numId w:val="47"/>
            </w:numPr>
            <w:spacing w:after="0" w:before="0" w:lineRule="auto"/>
            <w:ind w:left="720" w:hanging="360"/>
            <w:rPr>
              <w:ins w:author="Daniela Lacal" w:id="10" w:date="2026-05-19T14:40:51Z"/>
              <w:u w:val="none"/>
            </w:rPr>
          </w:pPr>
          <w:sdt>
            <w:sdtPr>
              <w:id w:val="1395860668"/>
              <w:tag w:val="goog_rdk_36"/>
            </w:sdtPr>
            <w:sdtContent>
              <w:ins w:author="Daniela Lacal" w:id="10" w:date="2026-05-19T14:40:51Z"/>
              <w:sdt>
                <w:sdtPr>
                  <w:id w:val="-210773561"/>
                  <w:tag w:val="goog_rdk_37"/>
                </w:sdtPr>
                <w:sdtContent>
                  <w:ins w:author="Daniela Lacal" w:id="10" w:date="2026-05-19T14:40:51Z">
                    <w:r w:rsidDel="00000000" w:rsidR="00000000" w:rsidRPr="00000000">
                      <w:rPr>
                        <w:b w:val="1"/>
                        <w:bCs w:val="1"/>
                        <w:rtl w:val="0"/>
                        <w:rPrChange w:author="Daniela Lacal" w:id="11" w:date="2026-05-19T14:40:51Z">
                          <w:rPr/>
                        </w:rPrChange>
                      </w:rPr>
                      <w:t xml:space="preserve">Limit Use of Sensitive Personal Information</w:t>
                    </w:r>
                  </w:ins>
                </w:sdtContent>
              </w:sdt>
              <w:ins w:author="Daniela Lacal" w:id="10" w:date="2026-05-19T14:40:51Z">
                <w:sdt>
                  <w:sdtPr>
                    <w:id w:val="-583381654"/>
                    <w:tag w:val="goog_rdk_38"/>
                  </w:sdtPr>
                  <w:sdtContent>
                    <w:r w:rsidDel="00000000" w:rsidR="00000000" w:rsidRPr="00000000">
                      <w:rPr>
                        <w:rtl w:val="0"/>
                        <w:rPrChange w:author="Daniela Lacal" w:id="11" w:date="2026-05-19T14:40:51Z">
                          <w:rPr/>
                        </w:rPrChange>
                      </w:rPr>
                      <w:t xml:space="preserve">: You may request that we limit our use and disclosure of sensitive personal information to purposes permitted by the CPRA.</w:t>
                    </w:r>
                  </w:sdtContent>
                </w:sdt>
              </w:ins>
            </w:sdtContent>
          </w:sdt>
        </w:p>
      </w:sdtContent>
    </w:sdt>
    <w:sdt>
      <w:sdtPr>
        <w:id w:val="507058499"/>
        <w:tag w:val="goog_rdk_44"/>
      </w:sdtPr>
      <w:sdtContent>
        <w:p w:rsidR="00000000" w:rsidDel="00000000" w:rsidP="00000000" w:rsidRDefault="00000000" w:rsidRPr="00000000" w14:paraId="000000CF">
          <w:pPr>
            <w:numPr>
              <w:ilvl w:val="0"/>
              <w:numId w:val="47"/>
            </w:numPr>
            <w:spacing w:after="0" w:before="0" w:lineRule="auto"/>
            <w:ind w:left="720" w:hanging="360"/>
            <w:rPr>
              <w:u w:val="none"/>
              <w:rPrChange w:author="Daniela Lacal" w:id="11" w:date="2026-05-19T14:40:51Z">
                <w:rPr/>
              </w:rPrChange>
            </w:rPr>
            <w:pPrChange w:author="Daniela Lacal" w:id="0" w:date="2026-05-19T14:40:51Z">
              <w:pPr>
                <w:numPr>
                  <w:ilvl w:val="0"/>
                  <w:numId w:val="22"/>
                </w:numPr>
                <w:spacing w:after="0" w:before="0" w:lineRule="auto"/>
                <w:ind w:left="720" w:hanging="360"/>
              </w:pPr>
            </w:pPrChange>
          </w:pPr>
          <w:sdt>
            <w:sdtPr>
              <w:id w:val="-670153966"/>
              <w:tag w:val="goog_rdk_40"/>
            </w:sdtPr>
            <w:sdtContent>
              <w:ins w:author="Daniela Lacal" w:id="10" w:date="2026-05-19T14:40:51Z"/>
              <w:sdt>
                <w:sdtPr>
                  <w:id w:val="-23401134"/>
                  <w:tag w:val="goog_rdk_41"/>
                </w:sdtPr>
                <w:sdtContent>
                  <w:ins w:author="Daniela Lacal" w:id="10" w:date="2026-05-19T14:40:51Z">
                    <w:r w:rsidDel="00000000" w:rsidR="00000000" w:rsidRPr="00000000">
                      <w:rPr>
                        <w:b w:val="1"/>
                        <w:bCs w:val="1"/>
                        <w:rtl w:val="0"/>
                        <w:rPrChange w:author="Daniela Lacal" w:id="11" w:date="2026-05-19T14:40:51Z">
                          <w:rPr/>
                        </w:rPrChange>
                      </w:rPr>
                      <w:t xml:space="preserve">Non-Discrimination</w:t>
                    </w:r>
                  </w:ins>
                </w:sdtContent>
              </w:sdt>
              <w:ins w:author="Daniela Lacal" w:id="10" w:date="2026-05-19T14:40:51Z">
                <w:sdt>
                  <w:sdtPr>
                    <w:id w:val="1195512580"/>
                    <w:tag w:val="goog_rdk_42"/>
                  </w:sdtPr>
                  <w:sdtContent>
                    <w:r w:rsidDel="00000000" w:rsidR="00000000" w:rsidRPr="00000000">
                      <w:rPr>
                        <w:rtl w:val="0"/>
                        <w:rPrChange w:author="Daniela Lacal" w:id="11" w:date="2026-05-19T14:40:51Z">
                          <w:rPr/>
                        </w:rPrChange>
                      </w:rPr>
                      <w:t xml:space="preserve">:</w:t>
                    </w:r>
                  </w:sdtContent>
                </w:sdt>
                <w:sdt>
                  <w:sdtPr>
                    <w:id w:val="-361132393"/>
                    <w:tag w:val="goog_rdk_43"/>
                  </w:sdtPr>
                  <w:sdtContent>
                    <w:r w:rsidDel="00000000" w:rsidR="00000000" w:rsidRPr="00000000">
                      <w:rPr>
                        <w:rtl w:val="0"/>
                        <w:rPrChange w:author="Daniela Lacal" w:id="11" w:date="2026-05-19T14:40:51Z">
                          <w:rPr/>
                        </w:rPrChange>
                      </w:rPr>
                      <w:t xml:space="preserve"> We will not discriminate against you for exercising any of your CCPA/CPRA rights. </w:t>
                    </w:r>
                  </w:sdtContent>
                </w:sdt>
                <w:r w:rsidDel="00000000" w:rsidR="00000000" w:rsidRPr="00000000">
                  <w:rPr>
                    <w:rtl w:val="0"/>
                  </w:rPr>
                  <w:t xml:space="preserve"> </w:t>
                </w:r>
              </w:ins>
            </w:sdtContent>
          </w:sdt>
          <w:r w:rsidDel="00000000" w:rsidR="00000000" w:rsidRPr="00000000">
            <w:rPr>
              <w:rtl w:val="0"/>
            </w:rPr>
          </w:r>
        </w:p>
      </w:sdtContent>
    </w:sdt>
    <w:p w:rsidR="00000000" w:rsidDel="00000000" w:rsidP="00000000" w:rsidRDefault="00000000" w:rsidRPr="00000000" w14:paraId="000000D0">
      <w:pPr>
        <w:rPr/>
      </w:pPr>
      <w:r w:rsidDel="00000000" w:rsidR="00000000" w:rsidRPr="00000000">
        <w:rPr>
          <w:b w:val="1"/>
          <w:bCs w:val="1"/>
          <w:rtl w:val="0"/>
        </w:rPr>
        <w:t xml:space="preserve">Rights Under Other Jurisdictions:</w:t>
      </w:r>
      <w:r w:rsidDel="00000000" w:rsidR="00000000" w:rsidRPr="00000000">
        <w:rPr>
          <w:rtl w:val="0"/>
        </w:rPr>
        <w:t xml:space="preserve"> We comply with applicable privacy rights under </w:t>
      </w:r>
      <w:sdt>
        <w:sdtPr>
          <w:id w:val="221528965"/>
          <w:tag w:val="goog_rdk_45"/>
        </w:sdtPr>
        <w:sdtContent>
          <w:del w:author="Daniela Lacal" w:id="12" w:date="2026-05-19T14:45:34Z">
            <w:r w:rsidDel="00000000" w:rsidR="00000000" w:rsidRPr="00000000">
              <w:rPr>
                <w:rtl w:val="0"/>
              </w:rPr>
              <w:delText xml:space="preserve">CCPA and </w:delText>
            </w:r>
          </w:del>
        </w:sdtContent>
      </w:sdt>
      <w:r w:rsidDel="00000000" w:rsidR="00000000" w:rsidRPr="00000000">
        <w:rPr>
          <w:rtl w:val="0"/>
        </w:rPr>
        <w:t xml:space="preserve">other relevant privacy laws in jurisdictions where we operate.</w:t>
      </w:r>
    </w:p>
    <w:p w:rsidR="00000000" w:rsidDel="00000000" w:rsidP="00000000" w:rsidRDefault="00000000" w:rsidRPr="00000000" w14:paraId="000000D1">
      <w:pPr>
        <w:rPr/>
      </w:pPr>
      <w:r w:rsidDel="00000000" w:rsidR="00000000" w:rsidRPr="00000000">
        <w:rPr>
          <w:b w:val="1"/>
          <w:bCs w:val="1"/>
          <w:rtl w:val="0"/>
        </w:rPr>
        <w:t xml:space="preserve">Exercising Your Rights:</w:t>
      </w:r>
      <w:r w:rsidDel="00000000" w:rsidR="00000000" w:rsidRPr="00000000">
        <w:rPr>
          <w:rtl w:val="0"/>
        </w:rPr>
        <w:t xml:space="preserve"> To exercise your privacy rights:</w:t>
      </w:r>
    </w:p>
    <w:p w:rsidR="00000000" w:rsidDel="00000000" w:rsidP="00000000" w:rsidRDefault="00000000" w:rsidRPr="00000000" w14:paraId="000000D2">
      <w:pPr>
        <w:numPr>
          <w:ilvl w:val="0"/>
          <w:numId w:val="23"/>
        </w:numPr>
        <w:spacing w:after="0" w:before="0" w:lineRule="auto"/>
        <w:ind w:left="720" w:hanging="360"/>
        <w:rPr/>
      </w:pPr>
      <w:r w:rsidDel="00000000" w:rsidR="00000000" w:rsidRPr="00000000">
        <w:rPr>
          <w:rtl w:val="0"/>
        </w:rPr>
        <w:t xml:space="preserve">Contact us using the contact information in the “Contact Information and Complaints” section</w:t>
      </w:r>
    </w:p>
    <w:p w:rsidR="00000000" w:rsidDel="00000000" w:rsidP="00000000" w:rsidRDefault="00000000" w:rsidRPr="00000000" w14:paraId="000000D3">
      <w:pPr>
        <w:numPr>
          <w:ilvl w:val="0"/>
          <w:numId w:val="23"/>
        </w:numPr>
        <w:spacing w:after="0" w:before="0" w:lineRule="auto"/>
        <w:ind w:left="720" w:hanging="360"/>
        <w:rPr/>
      </w:pPr>
      <w:r w:rsidDel="00000000" w:rsidR="00000000" w:rsidRPr="00000000">
        <w:rPr>
          <w:rtl w:val="0"/>
        </w:rPr>
        <w:t xml:space="preserve">Provide sufficient information to verify your identity</w:t>
      </w:r>
    </w:p>
    <w:p w:rsidR="00000000" w:rsidDel="00000000" w:rsidP="00000000" w:rsidRDefault="00000000" w:rsidRPr="00000000" w14:paraId="000000D4">
      <w:pPr>
        <w:numPr>
          <w:ilvl w:val="0"/>
          <w:numId w:val="23"/>
        </w:numPr>
        <w:spacing w:after="0" w:before="0" w:lineRule="auto"/>
        <w:ind w:left="720" w:hanging="360"/>
        <w:rPr/>
      </w:pPr>
      <w:r w:rsidDel="00000000" w:rsidR="00000000" w:rsidRPr="00000000">
        <w:rPr>
          <w:rtl w:val="0"/>
        </w:rPr>
        <w:t xml:space="preserve">Specify the right you wish to exercise and relevant details</w:t>
      </w:r>
    </w:p>
    <w:p w:rsidR="00000000" w:rsidDel="00000000" w:rsidP="00000000" w:rsidRDefault="00000000" w:rsidRPr="00000000" w14:paraId="000000D5">
      <w:pPr>
        <w:numPr>
          <w:ilvl w:val="0"/>
          <w:numId w:val="23"/>
        </w:numPr>
        <w:spacing w:after="0" w:before="0" w:lineRule="auto"/>
        <w:ind w:left="720" w:hanging="360"/>
        <w:rPr/>
      </w:pPr>
      <w:r w:rsidDel="00000000" w:rsidR="00000000" w:rsidRPr="00000000">
        <w:rPr>
          <w:rtl w:val="0"/>
        </w:rPr>
        <w:t xml:space="preserve">We will respond within applicable timeframes (typically 30 days)</w:t>
      </w:r>
    </w:p>
    <w:p w:rsidR="00000000" w:rsidDel="00000000" w:rsidP="00000000" w:rsidRDefault="00000000" w:rsidRPr="00000000" w14:paraId="000000D6">
      <w:pPr>
        <w:rPr/>
      </w:pPr>
      <w:r w:rsidDel="00000000" w:rsidR="00000000" w:rsidRPr="00000000">
        <w:rPr>
          <w:rtl w:val="0"/>
        </w:rPr>
        <w:t xml:space="preserve">We may be unable to fulfill certain requests where they conflict with legal retention requirements or legitimate business interests.</w:t>
      </w:r>
    </w:p>
    <w:p w:rsidR="00000000" w:rsidDel="00000000" w:rsidP="00000000" w:rsidRDefault="00000000" w:rsidRPr="00000000" w14:paraId="000000D7">
      <w:pPr>
        <w:pStyle w:val="Heading3"/>
        <w:rPr/>
      </w:pPr>
      <w:r w:rsidDel="00000000" w:rsidR="00000000" w:rsidRPr="00000000">
        <w:rPr>
          <w:rtl w:val="0"/>
        </w:rPr>
        <w:t xml:space="preserve">Marketing Communications</w:t>
      </w:r>
      <w:sdt>
        <w:sdtPr>
          <w:id w:val="-126549648"/>
          <w:tag w:val="goog_rdk_46"/>
        </w:sdtPr>
        <w:sdtContent>
          <w:ins w:author="Daniela Lacal" w:id="13" w:date="2026-05-20T15:11:04Z">
            <w:r w:rsidDel="00000000" w:rsidR="00000000" w:rsidRPr="00000000">
              <w:rPr>
                <w:rtl w:val="0"/>
              </w:rPr>
              <w:t xml:space="preserve">, </w:t>
            </w:r>
          </w:ins>
        </w:sdtContent>
      </w:sdt>
      <w:sdt>
        <w:sdtPr>
          <w:id w:val="-1572075010"/>
          <w:tag w:val="goog_rdk_47"/>
        </w:sdtPr>
        <w:sdtContent>
          <w:del w:author="Daniela Lacal" w:id="13" w:date="2026-05-20T15:11:04Z">
            <w:r w:rsidDel="00000000" w:rsidR="00000000" w:rsidRPr="00000000">
              <w:rPr>
                <w:rtl w:val="0"/>
              </w:rPr>
              <w:delText xml:space="preserve"> and </w:delText>
            </w:r>
          </w:del>
        </w:sdtContent>
      </w:sdt>
      <w:r w:rsidDel="00000000" w:rsidR="00000000" w:rsidRPr="00000000">
        <w:rPr>
          <w:rtl w:val="0"/>
        </w:rPr>
        <w:t xml:space="preserve">Digital Technologies</w:t>
      </w:r>
      <w:sdt>
        <w:sdtPr>
          <w:id w:val="-863018444"/>
          <w:tag w:val="goog_rdk_48"/>
        </w:sdtPr>
        <w:sdtContent>
          <w:ins w:author="Daniela Lacal" w:id="14" w:date="2026-05-20T15:11:08Z">
            <w:r w:rsidDel="00000000" w:rsidR="00000000" w:rsidRPr="00000000">
              <w:rPr>
                <w:rtl w:val="0"/>
              </w:rPr>
              <w:t xml:space="preserve">, and Cookies Consent </w:t>
            </w:r>
          </w:ins>
        </w:sdtContent>
      </w:sdt>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Marketing Practices:</w:t>
      </w:r>
      <w:r w:rsidDel="00000000" w:rsidR="00000000" w:rsidRPr="00000000">
        <w:rPr>
          <w:rtl w:val="0"/>
        </w:rPr>
        <w:t xml:space="preserve"> We may send marketing communications about our platform, services, industry insights, and business opportunities. You can opt out of marketing communications through:</w:t>
      </w:r>
    </w:p>
    <w:p w:rsidR="00000000" w:rsidDel="00000000" w:rsidP="00000000" w:rsidRDefault="00000000" w:rsidRPr="00000000" w14:paraId="000000D9">
      <w:pPr>
        <w:numPr>
          <w:ilvl w:val="0"/>
          <w:numId w:val="24"/>
        </w:numPr>
        <w:spacing w:after="0" w:before="0" w:lineRule="auto"/>
        <w:ind w:left="720" w:hanging="360"/>
        <w:rPr/>
      </w:pPr>
      <w:r w:rsidDel="00000000" w:rsidR="00000000" w:rsidRPr="00000000">
        <w:rPr>
          <w:rtl w:val="0"/>
        </w:rPr>
        <w:t xml:space="preserve">Unsubscribe links in emails</w:t>
      </w:r>
    </w:p>
    <w:p w:rsidR="00000000" w:rsidDel="00000000" w:rsidP="00000000" w:rsidRDefault="00000000" w:rsidRPr="00000000" w14:paraId="000000DA">
      <w:pPr>
        <w:numPr>
          <w:ilvl w:val="0"/>
          <w:numId w:val="24"/>
        </w:numPr>
        <w:spacing w:after="0" w:before="0" w:lineRule="auto"/>
        <w:ind w:left="720" w:hanging="360"/>
        <w:rPr/>
      </w:pPr>
      <w:r w:rsidDel="00000000" w:rsidR="00000000" w:rsidRPr="00000000">
        <w:rPr>
          <w:rtl w:val="0"/>
        </w:rPr>
        <w:t xml:space="preserve">Contacting us directly using the contact information in the “Contact Information and Complaints” section</w:t>
      </w:r>
    </w:p>
    <w:p w:rsidR="00000000" w:rsidDel="00000000" w:rsidP="00000000" w:rsidRDefault="00000000" w:rsidRPr="00000000" w14:paraId="000000DB">
      <w:pPr>
        <w:numPr>
          <w:ilvl w:val="0"/>
          <w:numId w:val="24"/>
        </w:numPr>
        <w:spacing w:after="0" w:before="0" w:lineRule="auto"/>
        <w:ind w:left="720" w:hanging="360"/>
        <w:rPr/>
      </w:pPr>
      <w:r w:rsidDel="00000000" w:rsidR="00000000" w:rsidRPr="00000000">
        <w:rPr>
          <w:rtl w:val="0"/>
        </w:rPr>
        <w:t xml:space="preserve">Managing your account preferences in our platform</w:t>
      </w:r>
    </w:p>
    <w:sdt>
      <w:sdtPr>
        <w:id w:val="-1874283194"/>
        <w:tag w:val="goog_rdk_52"/>
      </w:sdtPr>
      <w:sdtContent>
        <w:p w:rsidR="00000000" w:rsidDel="00000000" w:rsidP="00000000" w:rsidRDefault="00000000" w:rsidRPr="00000000" w14:paraId="000000DC">
          <w:pPr>
            <w:spacing w:after="0" w:before="0" w:lineRule="auto"/>
            <w:ind w:left="0" w:firstLine="0"/>
            <w:rPr>
              <w:ins w:author="Daniela Lacal" w:id="15" w:date="2026-05-20T15:06:11Z"/>
              <w:b w:val="1"/>
              <w:bCs w:val="1"/>
              <w:rPrChange w:author="Daniela Lacal" w:id="16" w:date="2026-05-20T15:06:11Z">
                <w:rPr/>
              </w:rPrChange>
            </w:rPr>
          </w:pPr>
          <w:sdt>
            <w:sdtPr>
              <w:id w:val="1068613674"/>
              <w:tag w:val="goog_rdk_50"/>
            </w:sdtPr>
            <w:sdtContent>
              <w:ins w:author="Daniela Lacal" w:id="15" w:date="2026-05-20T15:06:11Z"/>
              <w:sdt>
                <w:sdtPr>
                  <w:id w:val="2087884585"/>
                  <w:tag w:val="goog_rdk_51"/>
                </w:sdtPr>
                <w:sdtContent>
                  <w:ins w:author="Daniela Lacal" w:id="15" w:date="2026-05-20T15:06:11Z">
                    <w:r w:rsidDel="00000000" w:rsidR="00000000" w:rsidRPr="00000000">
                      <w:rPr>
                        <w:rtl w:val="0"/>
                      </w:rPr>
                    </w:r>
                  </w:ins>
                </w:sdtContent>
              </w:sdt>
              <w:ins w:author="Daniela Lacal" w:id="15" w:date="2026-05-20T15:06:11Z"/>
            </w:sdtContent>
          </w:sdt>
        </w:p>
      </w:sdtContent>
    </w:sdt>
    <w:sdt>
      <w:sdtPr>
        <w:id w:val="-1452603744"/>
        <w:tag w:val="goog_rdk_57"/>
      </w:sdtPr>
      <w:sdtContent>
        <w:p w:rsidR="00000000" w:rsidDel="00000000" w:rsidP="00000000" w:rsidRDefault="00000000" w:rsidRPr="00000000" w14:paraId="000000DD">
          <w:pPr>
            <w:spacing w:after="0" w:before="0" w:lineRule="auto"/>
            <w:ind w:left="0" w:firstLine="0"/>
            <w:rPr>
              <w:ins w:author="Daniela Lacal" w:id="17" w:date="2026-05-20T15:05:37Z"/>
              <w:rPrChange w:author="Daniela Lacal" w:id="18" w:date="2026-05-20T15:05:37Z">
                <w:rPr/>
              </w:rPrChange>
            </w:rPr>
          </w:pPr>
          <w:sdt>
            <w:sdtPr>
              <w:id w:val="1223134366"/>
              <w:tag w:val="goog_rdk_54"/>
            </w:sdtPr>
            <w:sdtContent>
              <w:ins w:author="Daniela Lacal" w:id="17" w:date="2026-05-20T15:05:37Z"/>
              <w:sdt>
                <w:sdtPr>
                  <w:id w:val="-50692311"/>
                  <w:tag w:val="goog_rdk_55"/>
                </w:sdtPr>
                <w:sdtContent>
                  <w:ins w:author="Daniela Lacal" w:id="17" w:date="2026-05-20T15:05:37Z">
                    <w:r w:rsidDel="00000000" w:rsidR="00000000" w:rsidRPr="00000000">
                      <w:rPr>
                        <w:b w:val="1"/>
                        <w:bCs w:val="1"/>
                        <w:rtl w:val="0"/>
                        <w:rPrChange w:author="Daniela Lacal" w:id="18" w:date="2026-05-20T15:05:37Z">
                          <w:rPr/>
                        </w:rPrChange>
                      </w:rPr>
                      <w:t xml:space="preserve">Digital Technologies and Cookie Consent: </w:t>
                    </w:r>
                  </w:ins>
                </w:sdtContent>
              </w:sdt>
              <w:ins w:author="Daniela Lacal" w:id="17" w:date="2026-05-20T15:05:37Z">
                <w:sdt>
                  <w:sdtPr>
                    <w:id w:val="2047919696"/>
                    <w:tag w:val="goog_rdk_56"/>
                  </w:sdtPr>
                  <w:sdtContent>
                    <w:r w:rsidDel="00000000" w:rsidR="00000000" w:rsidRPr="00000000">
                      <w:rPr>
                        <w:rtl w:val="0"/>
                        <w:rPrChange w:author="Daniela Lacal" w:id="18" w:date="2026-05-20T15:05:37Z">
                          <w:rPr/>
                        </w:rPrChange>
                      </w:rPr>
                      <w:t xml:space="preserve">Our websites and platform use cookies and similar tracking technologies. We categorize these as follows:</w:t>
                    </w:r>
                  </w:sdtContent>
                </w:sdt>
              </w:ins>
            </w:sdtContent>
          </w:sdt>
        </w:p>
      </w:sdtContent>
    </w:sdt>
    <w:sdt>
      <w:sdtPr>
        <w:id w:val="126284767"/>
        <w:tag w:val="goog_rdk_60"/>
      </w:sdtPr>
      <w:sdtContent>
        <w:p w:rsidR="00000000" w:rsidDel="00000000" w:rsidP="00000000" w:rsidRDefault="00000000" w:rsidRPr="00000000" w14:paraId="000000DE">
          <w:pPr>
            <w:numPr>
              <w:ilvl w:val="0"/>
              <w:numId w:val="25"/>
            </w:numPr>
            <w:spacing w:after="0" w:before="0" w:lineRule="auto"/>
            <w:ind w:left="720" w:hanging="360"/>
            <w:rPr>
              <w:ins w:author="Daniela Lacal" w:id="17" w:date="2026-05-20T15:05:37Z"/>
            </w:rPr>
          </w:pPr>
          <w:sdt>
            <w:sdtPr>
              <w:id w:val="-709279340"/>
              <w:tag w:val="goog_rdk_58"/>
            </w:sdtPr>
            <w:sdtContent>
              <w:ins w:author="Daniela Lacal" w:id="17" w:date="2026-05-20T15:05:37Z"/>
              <w:sdt>
                <w:sdtPr>
                  <w:id w:val="887583927"/>
                  <w:tag w:val="goog_rdk_59"/>
                </w:sdtPr>
                <w:sdtContent>
                  <w:ins w:author="Daniela Lacal" w:id="17" w:date="2026-05-20T15:05:37Z">
                    <w:r w:rsidDel="00000000" w:rsidR="00000000" w:rsidRPr="00000000">
                      <w:rPr>
                        <w:rtl w:val="0"/>
                        <w:rPrChange w:author="Daniela Lacal" w:id="18" w:date="2026-05-20T15:05:37Z">
                          <w:rPr/>
                        </w:rPrChange>
                      </w:rPr>
                      <w:t xml:space="preserve">Necessary Cookies (Always Active)- These cookies are essential for the platform to function and cannot be disabled. They manage your login session and authentication, protect against cross-site request forgery (CSRF), remember which marketplace tenant you are viewing, and store your UI preferences such as sidebar state. They are only set in response to actions you take, such as logging in or navigating the platform.</w:t>
                    </w:r>
                  </w:ins>
                </w:sdtContent>
              </w:sdt>
              <w:ins w:author="Daniela Lacal" w:id="17" w:date="2026-05-20T15:05:37Z"/>
            </w:sdtContent>
          </w:sdt>
        </w:p>
      </w:sdtContent>
    </w:sdt>
    <w:sdt>
      <w:sdtPr>
        <w:id w:val="1754691146"/>
        <w:tag w:val="goog_rdk_63"/>
      </w:sdtPr>
      <w:sdtContent>
        <w:p w:rsidR="00000000" w:rsidDel="00000000" w:rsidP="00000000" w:rsidRDefault="00000000" w:rsidRPr="00000000" w14:paraId="000000DF">
          <w:pPr>
            <w:numPr>
              <w:ilvl w:val="0"/>
              <w:numId w:val="25"/>
            </w:numPr>
            <w:spacing w:after="0" w:before="0" w:lineRule="auto"/>
            <w:ind w:left="720" w:hanging="360"/>
            <w:rPr>
              <w:ins w:author="Daniela Lacal" w:id="17" w:date="2026-05-20T15:05:37Z"/>
            </w:rPr>
          </w:pPr>
          <w:sdt>
            <w:sdtPr>
              <w:id w:val="1985702290"/>
              <w:tag w:val="goog_rdk_61"/>
            </w:sdtPr>
            <w:sdtContent>
              <w:ins w:author="Daniela Lacal" w:id="17" w:date="2026-05-20T15:05:37Z"/>
              <w:sdt>
                <w:sdtPr>
                  <w:id w:val="2084627419"/>
                  <w:tag w:val="goog_rdk_62"/>
                </w:sdtPr>
                <w:sdtContent>
                  <w:ins w:author="Daniela Lacal" w:id="17" w:date="2026-05-20T15:05:37Z">
                    <w:r w:rsidDel="00000000" w:rsidR="00000000" w:rsidRPr="00000000">
                      <w:rPr>
                        <w:rtl w:val="0"/>
                        <w:rPrChange w:author="Daniela Lacal" w:id="18" w:date="2026-05-20T15:05:37Z">
                          <w:rPr/>
                        </w:rPrChange>
                      </w:rPr>
                      <w:t xml:space="preserve">Analytics Cookies - These cookies help us understand how visitors interact with our platform. We use PostHog to collect product analytics, measure feature adoption, and manage feature flags. Data is collected using pseudonymised identifiers and is used solely to improve platform performance and user experience. No personally identifiable information is shared with third parties for analytics purposes. These cookies are only set with your consent.</w:t>
                    </w:r>
                  </w:ins>
                </w:sdtContent>
              </w:sdt>
              <w:ins w:author="Daniela Lacal" w:id="17" w:date="2026-05-20T15:05:37Z"/>
            </w:sdtContent>
          </w:sdt>
        </w:p>
      </w:sdtContent>
    </w:sdt>
    <w:sdt>
      <w:sdtPr>
        <w:id w:val="2129301509"/>
        <w:tag w:val="goog_rdk_66"/>
      </w:sdtPr>
      <w:sdtContent>
        <w:p w:rsidR="00000000" w:rsidDel="00000000" w:rsidP="00000000" w:rsidRDefault="00000000" w:rsidRPr="00000000" w14:paraId="000000E0">
          <w:pPr>
            <w:numPr>
              <w:ilvl w:val="0"/>
              <w:numId w:val="25"/>
            </w:numPr>
            <w:spacing w:after="0" w:before="0" w:lineRule="auto"/>
            <w:ind w:left="720" w:hanging="360"/>
            <w:rPr>
              <w:ins w:author="Daniela Lacal" w:id="17" w:date="2026-05-20T15:05:37Z"/>
            </w:rPr>
          </w:pPr>
          <w:sdt>
            <w:sdtPr>
              <w:id w:val="262938200"/>
              <w:tag w:val="goog_rdk_64"/>
            </w:sdtPr>
            <w:sdtContent>
              <w:ins w:author="Daniela Lacal" w:id="17" w:date="2026-05-20T15:05:37Z"/>
              <w:sdt>
                <w:sdtPr>
                  <w:id w:val="-310708480"/>
                  <w:tag w:val="goog_rdk_65"/>
                </w:sdtPr>
                <w:sdtContent>
                  <w:ins w:author="Daniela Lacal" w:id="17" w:date="2026-05-20T15:05:37Z">
                    <w:r w:rsidDel="00000000" w:rsidR="00000000" w:rsidRPr="00000000">
                      <w:rPr>
                        <w:rtl w:val="0"/>
                        <w:rPrChange w:author="Daniela Lacal" w:id="18" w:date="2026-05-20T15:05:37Z">
                          <w:rPr/>
                        </w:rPrChange>
                      </w:rPr>
                      <w:t xml:space="preserve">Advertisement Cookies - We may use cookies to make our advertising more relevant and effective, including selecting ads based on your interests, measuring campaign performance, and avoiding repetitive ad exposure. Any data shared with advertising partners is provided in pseudonymised form. These cookies are only set with your explicit consent.</w:t>
                    </w:r>
                  </w:ins>
                </w:sdtContent>
              </w:sdt>
              <w:ins w:author="Daniela Lacal" w:id="17" w:date="2026-05-20T15:05:37Z"/>
            </w:sdtContent>
          </w:sdt>
        </w:p>
      </w:sdtContent>
    </w:sdt>
    <w:sdt>
      <w:sdtPr>
        <w:id w:val="1617306063"/>
        <w:tag w:val="goog_rdk_69"/>
      </w:sdtPr>
      <w:sdtContent>
        <w:p w:rsidR="00000000" w:rsidDel="00000000" w:rsidP="00000000" w:rsidRDefault="00000000" w:rsidRPr="00000000" w14:paraId="000000E1">
          <w:pPr>
            <w:numPr>
              <w:ilvl w:val="0"/>
              <w:numId w:val="25"/>
            </w:numPr>
            <w:spacing w:after="0" w:before="0" w:lineRule="auto"/>
            <w:ind w:left="720" w:hanging="360"/>
            <w:rPr>
              <w:ins w:author="Daniela Lacal" w:id="17" w:date="2026-05-20T15:05:37Z"/>
            </w:rPr>
          </w:pPr>
          <w:sdt>
            <w:sdtPr>
              <w:id w:val="-1516933895"/>
              <w:tag w:val="goog_rdk_67"/>
            </w:sdtPr>
            <w:sdtContent>
              <w:ins w:author="Daniela Lacal" w:id="17" w:date="2026-05-20T15:05:37Z"/>
              <w:sdt>
                <w:sdtPr>
                  <w:id w:val="1175348945"/>
                  <w:tag w:val="goog_rdk_68"/>
                </w:sdtPr>
                <w:sdtContent>
                  <w:ins w:author="Daniela Lacal" w:id="17" w:date="2026-05-20T15:05:37Z">
                    <w:r w:rsidDel="00000000" w:rsidR="00000000" w:rsidRPr="00000000">
                      <w:rPr>
                        <w:rtl w:val="0"/>
                        <w:rPrChange w:author="Daniela Lacal" w:id="18" w:date="2026-05-20T15:05:37Z">
                          <w:rPr/>
                        </w:rPrChange>
                      </w:rPr>
                      <w:t xml:space="preserve">Functionality Cookies - These cookies enable optional features that improve your experience, such as personalizing content and remembering your preferences across sessions. These cookies are only set with your consent.</w:t>
                    </w:r>
                  </w:ins>
                </w:sdtContent>
              </w:sdt>
              <w:ins w:author="Daniela Lacal" w:id="17" w:date="2026-05-20T15:05:37Z"/>
            </w:sdtContent>
          </w:sdt>
        </w:p>
      </w:sdtContent>
    </w:sdt>
    <w:sdt>
      <w:sdtPr>
        <w:id w:val="1009465955"/>
        <w:tag w:val="goog_rdk_72"/>
      </w:sdtPr>
      <w:sdtContent>
        <w:p w:rsidR="00000000" w:rsidDel="00000000" w:rsidP="00000000" w:rsidRDefault="00000000" w:rsidRPr="00000000" w14:paraId="000000E2">
          <w:pPr>
            <w:spacing w:after="0" w:before="0" w:lineRule="auto"/>
            <w:ind w:left="720" w:firstLine="0"/>
            <w:rPr>
              <w:ins w:author="Daniela Lacal" w:id="17" w:date="2026-05-20T15:05:37Z"/>
              <w:rPrChange w:author="Daniela Lacal" w:id="18" w:date="2026-05-20T15:05:37Z">
                <w:rPr/>
              </w:rPrChange>
            </w:rPr>
          </w:pPr>
          <w:sdt>
            <w:sdtPr>
              <w:id w:val="2097981546"/>
              <w:tag w:val="goog_rdk_70"/>
            </w:sdtPr>
            <w:sdtContent>
              <w:ins w:author="Daniela Lacal" w:id="17" w:date="2026-05-20T15:05:37Z"/>
              <w:sdt>
                <w:sdtPr>
                  <w:id w:val="-1520686921"/>
                  <w:tag w:val="goog_rdk_71"/>
                </w:sdtPr>
                <w:sdtContent>
                  <w:ins w:author="Daniela Lacal" w:id="17" w:date="2026-05-20T15:05:37Z">
                    <w:r w:rsidDel="00000000" w:rsidR="00000000" w:rsidRPr="00000000">
                      <w:rPr>
                        <w:rtl w:val="0"/>
                      </w:rPr>
                    </w:r>
                  </w:ins>
                </w:sdtContent>
              </w:sdt>
              <w:ins w:author="Daniela Lacal" w:id="17" w:date="2026-05-20T15:05:37Z"/>
            </w:sdtContent>
          </w:sdt>
        </w:p>
      </w:sdtContent>
    </w:sdt>
    <w:sdt>
      <w:sdtPr>
        <w:id w:val="1262197205"/>
        <w:tag w:val="goog_rdk_76"/>
      </w:sdtPr>
      <w:sdtContent>
        <w:p w:rsidR="00000000" w:rsidDel="00000000" w:rsidP="00000000" w:rsidRDefault="00000000" w:rsidRPr="00000000" w14:paraId="000000E3">
          <w:pPr>
            <w:ind w:left="0" w:right="0" w:firstLine="0"/>
            <w:rPr>
              <w:ins w:author="Daniela Lacal" w:id="17" w:date="2026-05-20T15:05:37Z"/>
              <w:rPrChange w:author="Daniela Lacal" w:id="18" w:date="2026-05-20T15:05:37Z">
                <w:rPr/>
              </w:rPrChange>
            </w:rPr>
          </w:pPr>
          <w:sdt>
            <w:sdtPr>
              <w:id w:val="-717709572"/>
              <w:tag w:val="goog_rdk_73"/>
            </w:sdtPr>
            <w:sdtContent>
              <w:ins w:author="Daniela Lacal" w:id="17" w:date="2026-05-20T15:05:37Z"/>
              <w:sdt>
                <w:sdtPr>
                  <w:id w:val="-347003861"/>
                  <w:tag w:val="goog_rdk_74"/>
                </w:sdtPr>
                <w:sdtContent>
                  <w:ins w:author="Daniela Lacal" w:id="17" w:date="2026-05-20T15:05:37Z">
                    <w:r w:rsidDel="00000000" w:rsidR="00000000" w:rsidRPr="00000000">
                      <w:rPr>
                        <w:b w:val="1"/>
                        <w:bCs w:val="1"/>
                        <w:rtl w:val="0"/>
                        <w:rPrChange w:author="Daniela Lacal" w:id="18" w:date="2026-05-20T15:05:37Z">
                          <w:rPr/>
                        </w:rPrChange>
                      </w:rPr>
                      <w:t xml:space="preserve">Consent Management:</w:t>
                    </w:r>
                  </w:ins>
                </w:sdtContent>
              </w:sdt>
              <w:ins w:author="Daniela Lacal" w:id="17" w:date="2026-05-20T15:05:37Z">
                <w:sdt>
                  <w:sdtPr>
                    <w:id w:val="-1381007206"/>
                    <w:tag w:val="goog_rdk_75"/>
                  </w:sdtPr>
                  <w:sdtContent>
                    <w:r w:rsidDel="00000000" w:rsidR="00000000" w:rsidRPr="00000000">
                      <w:rPr>
                        <w:rtl w:val="0"/>
                        <w:rPrChange w:author="Daniela Lacal" w:id="18" w:date="2026-05-20T15:05:37Z">
                          <w:rPr/>
                        </w:rPrChange>
                      </w:rPr>
                      <w:t xml:space="preserve"> When you visit our website, a consent banner will appear before any non-essential cookies are set. You may accept all cookies, decline all non-essential cookies, or customize your preferences by category by clicking "Cookie Settings." Your choices are recorded and honored across sessions. You may withdraw or update your consent at any time by clicking "Cookie Settings" in the footer of our website. Disabling certain categories may limit some platform functionality. </w:t>
                    </w:r>
                  </w:sdtContent>
                </w:sdt>
              </w:ins>
            </w:sdtContent>
          </w:sdt>
        </w:p>
      </w:sdtContent>
    </w:sdt>
    <w:sdt>
      <w:sdtPr>
        <w:id w:val="945986795"/>
        <w:tag w:val="goog_rdk_80"/>
      </w:sdtPr>
      <w:sdtContent>
        <w:p w:rsidR="00000000" w:rsidDel="00000000" w:rsidP="00000000" w:rsidRDefault="00000000" w:rsidRPr="00000000" w14:paraId="000000E4">
          <w:pPr>
            <w:ind w:left="0" w:right="0" w:firstLine="0"/>
            <w:rPr>
              <w:ins w:author="Daniela Lacal" w:id="17" w:date="2026-05-20T15:05:37Z"/>
              <w:rPrChange w:author="Daniela Lacal" w:id="18" w:date="2026-05-20T15:05:37Z">
                <w:rPr/>
              </w:rPrChange>
            </w:rPr>
          </w:pPr>
          <w:sdt>
            <w:sdtPr>
              <w:id w:val="2052733625"/>
              <w:tag w:val="goog_rdk_77"/>
            </w:sdtPr>
            <w:sdtContent>
              <w:ins w:author="Daniela Lacal" w:id="17" w:date="2026-05-20T15:05:37Z"/>
              <w:sdt>
                <w:sdtPr>
                  <w:id w:val="-1927258450"/>
                  <w:tag w:val="goog_rdk_78"/>
                </w:sdtPr>
                <w:sdtContent>
                  <w:ins w:author="Daniela Lacal" w:id="17" w:date="2026-05-20T15:05:37Z">
                    <w:r w:rsidDel="00000000" w:rsidR="00000000" w:rsidRPr="00000000">
                      <w:rPr>
                        <w:b w:val="1"/>
                        <w:bCs w:val="1"/>
                        <w:rtl w:val="0"/>
                        <w:rPrChange w:author="Daniela Lacal" w:id="18" w:date="2026-05-20T15:05:37Z">
                          <w:rPr/>
                        </w:rPrChange>
                      </w:rPr>
                      <w:t xml:space="preserve">Marketing Communications Consent:</w:t>
                    </w:r>
                  </w:ins>
                </w:sdtContent>
              </w:sdt>
              <w:ins w:author="Daniela Lacal" w:id="17" w:date="2026-05-20T15:05:37Z">
                <w:sdt>
                  <w:sdtPr>
                    <w:id w:val="-1326504556"/>
                    <w:tag w:val="goog_rdk_79"/>
                  </w:sdtPr>
                  <w:sdtContent>
                    <w:r w:rsidDel="00000000" w:rsidR="00000000" w:rsidRPr="00000000">
                      <w:rPr>
                        <w:rtl w:val="0"/>
                        <w:rPrChange w:author="Daniela Lacal" w:id="18" w:date="2026-05-20T15:05:37Z">
                          <w:rPr/>
                        </w:rPrChange>
                      </w:rPr>
                      <w:t xml:space="preserve"> Where we collect your contact information through our website forms, we do so on the following bases:</w:t>
                    </w:r>
                  </w:sdtContent>
                </w:sdt>
              </w:ins>
            </w:sdtContent>
          </w:sdt>
        </w:p>
      </w:sdtContent>
    </w:sdt>
    <w:sdt>
      <w:sdtPr>
        <w:id w:val="304600514"/>
        <w:tag w:val="goog_rdk_84"/>
      </w:sdtPr>
      <w:sdtContent>
        <w:p w:rsidR="00000000" w:rsidDel="00000000" w:rsidP="00000000" w:rsidRDefault="00000000" w:rsidRPr="00000000" w14:paraId="000000E5">
          <w:pPr>
            <w:numPr>
              <w:ilvl w:val="0"/>
              <w:numId w:val="1"/>
            </w:numPr>
            <w:spacing w:after="0" w:afterAutospacing="0"/>
            <w:ind w:left="720" w:right="0" w:hanging="360"/>
            <w:rPr>
              <w:ins w:author="Daniela Lacal" w:id="17" w:date="2026-05-20T15:05:37Z"/>
            </w:rPr>
          </w:pPr>
          <w:sdt>
            <w:sdtPr>
              <w:id w:val="727523768"/>
              <w:tag w:val="goog_rdk_81"/>
            </w:sdtPr>
            <w:sdtContent>
              <w:ins w:author="Daniela Lacal" w:id="17" w:date="2026-05-20T15:05:37Z"/>
              <w:sdt>
                <w:sdtPr>
                  <w:id w:val="-1505747846"/>
                  <w:tag w:val="goog_rdk_82"/>
                </w:sdtPr>
                <w:sdtContent>
                  <w:ins w:author="Daniela Lacal" w:id="17" w:date="2026-05-20T15:05:37Z">
                    <w:r w:rsidDel="00000000" w:rsidR="00000000" w:rsidRPr="00000000">
                      <w:rPr>
                        <w:b w:val="1"/>
                        <w:bCs w:val="1"/>
                        <w:rtl w:val="0"/>
                        <w:rPrChange w:author="Daniela Lacal" w:id="18" w:date="2026-05-20T15:05:37Z">
                          <w:rPr/>
                        </w:rPrChange>
                      </w:rPr>
                      <w:t xml:space="preserve">Legitimate Interest:</w:t>
                    </w:r>
                  </w:ins>
                </w:sdtContent>
              </w:sdt>
              <w:ins w:author="Daniela Lacal" w:id="17" w:date="2026-05-20T15:05:37Z">
                <w:sdt>
                  <w:sdtPr>
                    <w:id w:val="-587206738"/>
                    <w:tag w:val="goog_rdk_83"/>
                  </w:sdtPr>
                  <w:sdtContent>
                    <w:r w:rsidDel="00000000" w:rsidR="00000000" w:rsidRPr="00000000">
                      <w:rPr>
                        <w:rtl w:val="0"/>
                        <w:rPrChange w:author="Daniela Lacal" w:id="18" w:date="2026-05-20T15:05:37Z">
                          <w:rPr/>
                        </w:rPrChange>
                      </w:rPr>
                      <w:t xml:space="preserve"> We may contact you about our products and services where we have a legitimate business interest in doing so. You may unsubscribe from these communications at any time using the unsubscribe link in any email we send you, or by contacting us directly.</w:t>
                    </w:r>
                  </w:sdtContent>
                </w:sdt>
              </w:ins>
            </w:sdtContent>
          </w:sdt>
        </w:p>
      </w:sdtContent>
    </w:sdt>
    <w:sdt>
      <w:sdtPr>
        <w:id w:val="621172567"/>
        <w:tag w:val="goog_rdk_88"/>
      </w:sdtPr>
      <w:sdtContent>
        <w:p w:rsidR="00000000" w:rsidDel="00000000" w:rsidP="00000000" w:rsidRDefault="00000000" w:rsidRPr="00000000" w14:paraId="000000E6">
          <w:pPr>
            <w:numPr>
              <w:ilvl w:val="0"/>
              <w:numId w:val="1"/>
            </w:numPr>
            <w:spacing w:after="0" w:afterAutospacing="0" w:before="0" w:beforeAutospacing="0"/>
            <w:ind w:left="720" w:right="0" w:hanging="360"/>
            <w:rPr>
              <w:ins w:author="Daniela Lacal" w:id="17" w:date="2026-05-20T15:05:37Z"/>
            </w:rPr>
          </w:pPr>
          <w:sdt>
            <w:sdtPr>
              <w:id w:val="-495800770"/>
              <w:tag w:val="goog_rdk_85"/>
            </w:sdtPr>
            <w:sdtContent>
              <w:ins w:author="Daniela Lacal" w:id="17" w:date="2026-05-20T15:05:37Z"/>
              <w:sdt>
                <w:sdtPr>
                  <w:id w:val="738640197"/>
                  <w:tag w:val="goog_rdk_86"/>
                </w:sdtPr>
                <w:sdtContent>
                  <w:ins w:author="Daniela Lacal" w:id="17" w:date="2026-05-20T15:05:37Z">
                    <w:r w:rsidDel="00000000" w:rsidR="00000000" w:rsidRPr="00000000">
                      <w:rPr>
                        <w:b w:val="1"/>
                        <w:bCs w:val="1"/>
                        <w:rtl w:val="0"/>
                        <w:rPrChange w:author="Daniela Lacal" w:id="18" w:date="2026-05-20T15:05:37Z">
                          <w:rPr/>
                        </w:rPrChange>
                      </w:rPr>
                      <w:t xml:space="preserve">Consent to Communicate:</w:t>
                    </w:r>
                  </w:ins>
                </w:sdtContent>
              </w:sdt>
              <w:ins w:author="Daniela Lacal" w:id="17" w:date="2026-05-20T15:05:37Z">
                <w:sdt>
                  <w:sdtPr>
                    <w:id w:val="1457770458"/>
                    <w:tag w:val="goog_rdk_87"/>
                  </w:sdtPr>
                  <w:sdtContent>
                    <w:r w:rsidDel="00000000" w:rsidR="00000000" w:rsidRPr="00000000">
                      <w:rPr>
                        <w:rtl w:val="0"/>
                        <w:rPrChange w:author="Daniela Lacal" w:id="18" w:date="2026-05-20T15:05:37Z">
                          <w:rPr/>
                        </w:rPrChange>
                      </w:rPr>
                      <w:t xml:space="preserve"> From time to time, we may ask for your explicit consent to send you additional content such as company news, product updates, and other materials that may be of interest to you. Where we do so, we will present a clear opt-in checkbox and will only send such communications if you have affirmatively agreed.</w:t>
                    </w:r>
                  </w:sdtContent>
                </w:sdt>
              </w:ins>
            </w:sdtContent>
          </w:sdt>
        </w:p>
      </w:sdtContent>
    </w:sdt>
    <w:sdt>
      <w:sdtPr>
        <w:id w:val="-2037799236"/>
        <w:tag w:val="goog_rdk_92"/>
      </w:sdtPr>
      <w:sdtContent>
        <w:p w:rsidR="00000000" w:rsidDel="00000000" w:rsidP="00000000" w:rsidRDefault="00000000" w:rsidRPr="00000000" w14:paraId="000000E7">
          <w:pPr>
            <w:numPr>
              <w:ilvl w:val="0"/>
              <w:numId w:val="1"/>
            </w:numPr>
            <w:spacing w:before="0" w:beforeAutospacing="0"/>
            <w:ind w:left="720" w:right="0" w:hanging="360"/>
            <w:rPr>
              <w:ins w:author="Daniela Lacal" w:id="17" w:date="2026-05-20T15:05:37Z"/>
            </w:rPr>
          </w:pPr>
          <w:sdt>
            <w:sdtPr>
              <w:id w:val="1771977315"/>
              <w:tag w:val="goog_rdk_89"/>
            </w:sdtPr>
            <w:sdtContent>
              <w:ins w:author="Daniela Lacal" w:id="17" w:date="2026-05-20T15:05:37Z"/>
              <w:sdt>
                <w:sdtPr>
                  <w:id w:val="-1334576027"/>
                  <w:tag w:val="goog_rdk_90"/>
                </w:sdtPr>
                <w:sdtContent>
                  <w:ins w:author="Daniela Lacal" w:id="17" w:date="2026-05-20T15:05:37Z">
                    <w:r w:rsidDel="00000000" w:rsidR="00000000" w:rsidRPr="00000000">
                      <w:rPr>
                        <w:b w:val="1"/>
                        <w:bCs w:val="1"/>
                        <w:rtl w:val="0"/>
                        <w:rPrChange w:author="Daniela Lacal" w:id="18" w:date="2026-05-20T15:05:37Z">
                          <w:rPr/>
                        </w:rPrChange>
                      </w:rPr>
                      <w:t xml:space="preserve">Consent to Process Data:</w:t>
                    </w:r>
                  </w:ins>
                </w:sdtContent>
              </w:sdt>
              <w:ins w:author="Daniela Lacal" w:id="17" w:date="2026-05-20T15:05:37Z">
                <w:sdt>
                  <w:sdtPr>
                    <w:id w:val="501367895"/>
                    <w:tag w:val="goog_rdk_91"/>
                  </w:sdtPr>
                  <w:sdtContent>
                    <w:r w:rsidDel="00000000" w:rsidR="00000000" w:rsidRPr="00000000">
                      <w:rPr>
                        <w:rtl w:val="0"/>
                        <w:rPrChange w:author="Daniela Lacal" w:id="18" w:date="2026-05-20T15:05:37Z">
                          <w:rPr/>
                        </w:rPrChange>
                      </w:rPr>
                      <w:t xml:space="preserve"> Where required, we will ask for your explicit consent to store and process the personal information you submit through our forms. This consent is requested via a clear checkbox at the point of collection. By submitting a form where implicit consent applies, you acknowledge that topsort.com may store and process the information provided to deliver the content or service requested.</w:t>
                    </w:r>
                  </w:sdtContent>
                </w:sdt>
              </w:ins>
            </w:sdtContent>
          </w:sdt>
        </w:p>
      </w:sdtContent>
    </w:sdt>
    <w:sdt>
      <w:sdtPr>
        <w:id w:val="-798757484"/>
        <w:tag w:val="goog_rdk_95"/>
      </w:sdtPr>
      <w:sdtContent>
        <w:p w:rsidR="00000000" w:rsidDel="00000000" w:rsidP="00000000" w:rsidRDefault="00000000" w:rsidRPr="00000000" w14:paraId="000000E8">
          <w:pPr>
            <w:ind w:left="0" w:right="0" w:firstLine="0"/>
            <w:rPr>
              <w:ins w:author="Daniela Lacal" w:id="17" w:date="2026-05-20T15:05:37Z"/>
              <w:rPrChange w:author="Daniela Lacal" w:id="18" w:date="2026-05-20T15:05:37Z">
                <w:rPr/>
              </w:rPrChange>
            </w:rPr>
          </w:pPr>
          <w:sdt>
            <w:sdtPr>
              <w:id w:val="1872169288"/>
              <w:tag w:val="goog_rdk_93"/>
            </w:sdtPr>
            <w:sdtContent>
              <w:ins w:author="Daniela Lacal" w:id="17" w:date="2026-05-20T15:05:37Z"/>
              <w:sdt>
                <w:sdtPr>
                  <w:id w:val="1422436124"/>
                  <w:tag w:val="goog_rdk_94"/>
                </w:sdtPr>
                <w:sdtContent>
                  <w:ins w:author="Daniela Lacal" w:id="17" w:date="2026-05-20T15:05:37Z">
                    <w:r w:rsidDel="00000000" w:rsidR="00000000" w:rsidRPr="00000000">
                      <w:rPr>
                        <w:rtl w:val="0"/>
                        <w:rPrChange w:author="Daniela Lacal" w:id="18" w:date="2026-05-20T15:05:37Z">
                          <w:rPr/>
                        </w:rPrChange>
                      </w:rPr>
                      <w:t xml:space="preserve">You may withdraw your consent to marketing communications at any time by using the unsubscribe link in any email, managing your preferences in our platform, or contacting us at dpo@topsort.com.</w:t>
                    </w:r>
                  </w:ins>
                </w:sdtContent>
              </w:sdt>
              <w:ins w:author="Daniela Lacal" w:id="17" w:date="2026-05-20T15:05:37Z"/>
            </w:sdtContent>
          </w:sdt>
        </w:p>
      </w:sdtContent>
    </w:sdt>
    <w:sdt>
      <w:sdtPr>
        <w:id w:val="133263781"/>
        <w:tag w:val="goog_rdk_100"/>
      </w:sdtPr>
      <w:sdtContent>
        <w:p w:rsidR="00000000" w:rsidDel="00000000" w:rsidP="00000000" w:rsidRDefault="00000000" w:rsidRPr="00000000" w14:paraId="000000E9">
          <w:pPr>
            <w:spacing w:after="0" w:before="0" w:lineRule="auto"/>
            <w:ind w:left="720" w:firstLine="0"/>
            <w:rPr>
              <w:del w:author="Daniela Lacal" w:id="17" w:date="2026-05-20T15:05:37Z"/>
              <w:rFonts w:ascii="Arial" w:cs="Arial" w:eastAsia="Arial" w:hAnsi="Arial"/>
              <w:b w:val="0"/>
              <w:bCs w:val="0"/>
              <w:i w:val="0"/>
              <w:iCs w:val="0"/>
              <w:smallCaps w:val="0"/>
              <w:strike w:val="0"/>
              <w:color w:val="000000"/>
              <w:sz w:val="22"/>
              <w:szCs w:val="22"/>
              <w:u w:val="none"/>
              <w:shd w:fill="auto" w:val="clear"/>
              <w:vertAlign w:val="baseline"/>
              <w:rPrChange w:author="Daniela Lacal" w:id="18" w:date="2026-05-20T15:05:37Z">
                <w:rPr/>
              </w:rPrChange>
            </w:rPr>
            <w:pPrChange w:author="Daniela Lacal" w:id="0" w:date="2026-05-20T15:05:37Z">
              <w:pPr/>
            </w:pPrChange>
          </w:pPr>
          <w:sdt>
            <w:sdtPr>
              <w:id w:val="-709193095"/>
              <w:tag w:val="goog_rdk_97"/>
            </w:sdtPr>
            <w:sdtContent>
              <w:del w:author="Daniela Lacal" w:id="17" w:date="2026-05-20T15:05:37Z"/>
              <w:sdt>
                <w:sdtPr>
                  <w:id w:val="-1264995299"/>
                  <w:tag w:val="goog_rdk_98"/>
                </w:sdtPr>
                <w:sdtContent>
                  <w:del w:author="Daniela Lacal" w:id="17" w:date="2026-05-20T15:05:37Z">
                    <w:r w:rsidDel="00000000" w:rsidR="00000000" w:rsidRPr="00000000">
                      <w:rPr>
                        <w:b w:val="1"/>
                        <w:bCs w:val="1"/>
                        <w:rtl w:val="0"/>
                        <w:rPrChange w:author="Daniela Lacal" w:id="18" w:date="2026-05-20T15:05:37Z">
                          <w:rPr>
                            <w:b w:val="1"/>
                            <w:bCs w:val="1"/>
                          </w:rPr>
                        </w:rPrChange>
                      </w:rPr>
                      <w:delText xml:space="preserve">Digital Technologies:</w:delText>
                    </w:r>
                  </w:del>
                </w:sdtContent>
              </w:sdt>
              <w:del w:author="Daniela Lacal" w:id="17" w:date="2026-05-20T15:05:37Z">
                <w:sdt>
                  <w:sdtPr>
                    <w:id w:val="813450298"/>
                    <w:tag w:val="goog_rdk_99"/>
                  </w:sdtPr>
                  <w:sdtContent>
                    <w:r w:rsidDel="00000000" w:rsidR="00000000" w:rsidRPr="00000000">
                      <w:rPr>
                        <w:b w:val="1"/>
                        <w:bCs w:val="1"/>
                        <w:rtl w:val="0"/>
                        <w:rPrChange w:author="Daniela Lacal" w:id="18" w:date="2026-05-20T15:05:37Z">
                          <w:rPr/>
                        </w:rPrChange>
                      </w:rPr>
                      <w:delText xml:space="preserve"> Our websites and platform use cookies and similar technologies for:</w:delText>
                    </w:r>
                  </w:sdtContent>
                </w:sdt>
              </w:del>
            </w:sdtContent>
          </w:sdt>
        </w:p>
      </w:sdtContent>
    </w:sdt>
    <w:sdt>
      <w:sdtPr>
        <w:id w:val="-22294405"/>
        <w:tag w:val="goog_rdk_103"/>
      </w:sdtPr>
      <w:sdtContent>
        <w:p w:rsidR="00000000" w:rsidDel="00000000" w:rsidP="00000000" w:rsidRDefault="00000000" w:rsidRPr="00000000" w14:paraId="000000EA">
          <w:pPr>
            <w:numPr>
              <w:ilvl w:val="0"/>
              <w:numId w:val="25"/>
            </w:numPr>
            <w:spacing w:after="0" w:before="0" w:lineRule="auto"/>
            <w:ind w:left="720" w:hanging="360"/>
            <w:rPr>
              <w:del w:author="Daniela Lacal" w:id="17" w:date="2026-05-20T15:05:37Z"/>
            </w:rPr>
          </w:pPr>
          <w:sdt>
            <w:sdtPr>
              <w:id w:val="1124825289"/>
              <w:tag w:val="goog_rdk_101"/>
            </w:sdtPr>
            <w:sdtContent>
              <w:del w:author="Daniela Lacal" w:id="17" w:date="2026-05-20T15:05:37Z"/>
              <w:sdt>
                <w:sdtPr>
                  <w:id w:val="-1515802594"/>
                  <w:tag w:val="goog_rdk_102"/>
                </w:sdtPr>
                <w:sdtContent>
                  <w:del w:author="Daniela Lacal" w:id="17" w:date="2026-05-20T15:05:37Z">
                    <w:r w:rsidDel="00000000" w:rsidR="00000000" w:rsidRPr="00000000">
                      <w:rPr>
                        <w:b w:val="1"/>
                        <w:bCs w:val="1"/>
                        <w:rtl w:val="0"/>
                        <w:rPrChange w:author="Daniela Lacal" w:id="18" w:date="2026-05-20T15:05:37Z">
                          <w:rPr/>
                        </w:rPrChange>
                      </w:rPr>
                      <w:delText xml:space="preserve">Essential functionality and security</w:delText>
                    </w:r>
                  </w:del>
                </w:sdtContent>
              </w:sdt>
              <w:del w:author="Daniela Lacal" w:id="17" w:date="2026-05-20T15:05:37Z"/>
            </w:sdtContent>
          </w:sdt>
        </w:p>
      </w:sdtContent>
    </w:sdt>
    <w:sdt>
      <w:sdtPr>
        <w:id w:val="-1071754286"/>
        <w:tag w:val="goog_rdk_106"/>
      </w:sdtPr>
      <w:sdtContent>
        <w:p w:rsidR="00000000" w:rsidDel="00000000" w:rsidP="00000000" w:rsidRDefault="00000000" w:rsidRPr="00000000" w14:paraId="000000EB">
          <w:pPr>
            <w:numPr>
              <w:ilvl w:val="0"/>
              <w:numId w:val="25"/>
            </w:numPr>
            <w:spacing w:after="0" w:before="0" w:lineRule="auto"/>
            <w:ind w:left="720" w:hanging="360"/>
            <w:rPr>
              <w:del w:author="Daniela Lacal" w:id="17" w:date="2026-05-20T15:05:37Z"/>
            </w:rPr>
          </w:pPr>
          <w:sdt>
            <w:sdtPr>
              <w:id w:val="1821116403"/>
              <w:tag w:val="goog_rdk_104"/>
            </w:sdtPr>
            <w:sdtContent>
              <w:del w:author="Daniela Lacal" w:id="17" w:date="2026-05-20T15:05:37Z"/>
              <w:sdt>
                <w:sdtPr>
                  <w:id w:val="-710256431"/>
                  <w:tag w:val="goog_rdk_105"/>
                </w:sdtPr>
                <w:sdtContent>
                  <w:del w:author="Daniela Lacal" w:id="17" w:date="2026-05-20T15:05:37Z">
                    <w:r w:rsidDel="00000000" w:rsidR="00000000" w:rsidRPr="00000000">
                      <w:rPr>
                        <w:b w:val="1"/>
                        <w:bCs w:val="1"/>
                        <w:rtl w:val="0"/>
                        <w:rPrChange w:author="Daniela Lacal" w:id="18" w:date="2026-05-20T15:05:37Z">
                          <w:rPr/>
                        </w:rPrChange>
                      </w:rPr>
                      <w:delText xml:space="preserve">Performance monitoring and analytics using pseudonymised information</w:delText>
                    </w:r>
                  </w:del>
                </w:sdtContent>
              </w:sdt>
              <w:del w:author="Daniela Lacal" w:id="17" w:date="2026-05-20T15:05:37Z"/>
            </w:sdtContent>
          </w:sdt>
        </w:p>
      </w:sdtContent>
    </w:sdt>
    <w:sdt>
      <w:sdtPr>
        <w:id w:val="-895908386"/>
        <w:tag w:val="goog_rdk_109"/>
      </w:sdtPr>
      <w:sdtContent>
        <w:p w:rsidR="00000000" w:rsidDel="00000000" w:rsidP="00000000" w:rsidRDefault="00000000" w:rsidRPr="00000000" w14:paraId="000000EC">
          <w:pPr>
            <w:numPr>
              <w:ilvl w:val="0"/>
              <w:numId w:val="25"/>
            </w:numPr>
            <w:spacing w:after="0" w:before="0" w:lineRule="auto"/>
            <w:ind w:left="720" w:hanging="360"/>
            <w:rPr>
              <w:del w:author="Daniela Lacal" w:id="17" w:date="2026-05-20T15:05:37Z"/>
            </w:rPr>
          </w:pPr>
          <w:sdt>
            <w:sdtPr>
              <w:id w:val="-689700213"/>
              <w:tag w:val="goog_rdk_107"/>
            </w:sdtPr>
            <w:sdtContent>
              <w:del w:author="Daniela Lacal" w:id="17" w:date="2026-05-20T15:05:37Z"/>
              <w:sdt>
                <w:sdtPr>
                  <w:id w:val="-1103647711"/>
                  <w:tag w:val="goog_rdk_108"/>
                </w:sdtPr>
                <w:sdtContent>
                  <w:del w:author="Daniela Lacal" w:id="17" w:date="2026-05-20T15:05:37Z">
                    <w:r w:rsidDel="00000000" w:rsidR="00000000" w:rsidRPr="00000000">
                      <w:rPr>
                        <w:b w:val="1"/>
                        <w:bCs w:val="1"/>
                        <w:rtl w:val="0"/>
                        <w:rPrChange w:author="Daniela Lacal" w:id="18" w:date="2026-05-20T15:05:37Z">
                          <w:rPr/>
                        </w:rPrChange>
                      </w:rPr>
                      <w:delText xml:space="preserve">Marketing and advertising (with appropriate consent)</w:delText>
                    </w:r>
                  </w:del>
                </w:sdtContent>
              </w:sdt>
              <w:del w:author="Daniela Lacal" w:id="17" w:date="2026-05-20T15:05:37Z"/>
            </w:sdtContent>
          </w:sdt>
        </w:p>
      </w:sdtContent>
    </w:sdt>
    <w:sdt>
      <w:sdtPr>
        <w:id w:val="2075029307"/>
        <w:tag w:val="goog_rdk_113"/>
      </w:sdtPr>
      <w:sdtContent>
        <w:p w:rsidR="00000000" w:rsidDel="00000000" w:rsidP="00000000" w:rsidRDefault="00000000" w:rsidRPr="00000000" w14:paraId="000000ED">
          <w:pPr>
            <w:numPr>
              <w:ilvl w:val="0"/>
              <w:numId w:val="25"/>
            </w:numPr>
            <w:spacing w:after="0" w:before="0" w:lineRule="auto"/>
            <w:ind w:left="720" w:hanging="360"/>
            <w:rPr>
              <w:b w:val="1"/>
              <w:bCs w:val="1"/>
              <w:u w:val="none"/>
              <w:rPrChange w:author="Daniela Lacal" w:id="18" w:date="2026-05-20T15:05:37Z">
                <w:rPr/>
              </w:rPrChange>
            </w:rPr>
            <w:pPrChange w:author="Daniela Lacal" w:id="0" w:date="2026-05-20T15:05:37Z">
              <w:pPr>
                <w:numPr>
                  <w:ilvl w:val="0"/>
                  <w:numId w:val="25"/>
                </w:numPr>
                <w:spacing w:after="0" w:before="0" w:lineRule="auto"/>
                <w:ind w:left="720" w:hanging="360"/>
              </w:pPr>
            </w:pPrChange>
          </w:pPr>
          <w:sdt>
            <w:sdtPr>
              <w:id w:val="-1111931530"/>
              <w:tag w:val="goog_rdk_110"/>
            </w:sdtPr>
            <w:sdtContent>
              <w:del w:author="Daniela Lacal" w:id="17" w:date="2026-05-20T15:05:37Z"/>
              <w:sdt>
                <w:sdtPr>
                  <w:id w:val="-527413671"/>
                  <w:tag w:val="goog_rdk_111"/>
                </w:sdtPr>
                <w:sdtContent>
                  <w:del w:author="Daniela Lacal" w:id="17" w:date="2026-05-20T15:05:37Z">
                    <w:r w:rsidDel="00000000" w:rsidR="00000000" w:rsidRPr="00000000">
                      <w:rPr>
                        <w:b w:val="1"/>
                        <w:bCs w:val="1"/>
                        <w:rtl w:val="0"/>
                        <w:rPrChange w:author="Daniela Lacal" w:id="18" w:date="2026-05-20T15:05:37Z">
                          <w:rPr/>
                        </w:rPrChange>
                      </w:rPr>
                      <w:delText xml:space="preserve">Fraud detection and prevention</w:delText>
                    </w:r>
                  </w:del>
                </w:sdtContent>
              </w:sdt>
              <w:del w:author="Daniela Lacal" w:id="17" w:date="2026-05-20T15:05:37Z"/>
            </w:sdtContent>
          </w:sdt>
          <w:sdt>
            <w:sdtPr>
              <w:id w:val="-1435145474"/>
              <w:tag w:val="goog_rdk_112"/>
            </w:sdtPr>
            <w:sdtContent>
              <w:r w:rsidDel="00000000" w:rsidR="00000000" w:rsidRPr="00000000">
                <w:rPr>
                  <w:rtl w:val="0"/>
                </w:rPr>
              </w:r>
            </w:sdtContent>
          </w:sdt>
        </w:p>
      </w:sdtContent>
    </w:sdt>
    <w:p w:rsidR="00000000" w:rsidDel="00000000" w:rsidP="00000000" w:rsidRDefault="00000000" w:rsidRPr="00000000" w14:paraId="000000EE">
      <w:pPr>
        <w:rPr/>
      </w:pPr>
      <w:sdt>
        <w:sdtPr>
          <w:id w:val="-1102389486"/>
          <w:tag w:val="goog_rdk_115"/>
        </w:sdtPr>
        <w:sdtContent>
          <w:del w:author="Daniela Lacal" w:id="19" w:date="2026-05-20T15:11:39Z">
            <w:r w:rsidDel="00000000" w:rsidR="00000000" w:rsidRPr="00000000">
              <w:rPr>
                <w:rtl w:val="0"/>
              </w:rPr>
              <w:delText xml:space="preserve">You can control these technologies through your browser settings, though this may limit some functionality.</w:delText>
            </w:r>
          </w:del>
        </w:sdtContent>
      </w:sdt>
      <w:r w:rsidDel="00000000" w:rsidR="00000000" w:rsidRPr="00000000">
        <w:rPr>
          <w:rtl w:val="0"/>
        </w:rPr>
      </w:r>
    </w:p>
    <w:p w:rsidR="00000000" w:rsidDel="00000000" w:rsidP="00000000" w:rsidRDefault="00000000" w:rsidRPr="00000000" w14:paraId="000000EF">
      <w:pPr>
        <w:pStyle w:val="Heading3"/>
        <w:rPr/>
      </w:pPr>
      <w:r w:rsidDel="00000000" w:rsidR="00000000" w:rsidRPr="00000000">
        <w:rPr>
          <w:rtl w:val="0"/>
        </w:rPr>
        <w:t xml:space="preserve">Automated Decision-Making and Pseudonymisation</w:t>
      </w:r>
    </w:p>
    <w:p w:rsidR="00000000" w:rsidDel="00000000" w:rsidP="00000000" w:rsidRDefault="00000000" w:rsidRPr="00000000" w14:paraId="000000F0">
      <w:pPr>
        <w:rPr/>
      </w:pPr>
      <w:r w:rsidDel="00000000" w:rsidR="00000000" w:rsidRPr="00000000">
        <w:rPr>
          <w:b w:val="1"/>
          <w:bCs w:val="1"/>
          <w:rtl w:val="0"/>
        </w:rPr>
        <w:t xml:space="preserve">Automated Processing:</w:t>
      </w:r>
      <w:r w:rsidDel="00000000" w:rsidR="00000000" w:rsidRPr="00000000">
        <w:rPr>
          <w:rtl w:val="0"/>
        </w:rPr>
        <w:t xml:space="preserve"> We may use automated systems for:</w:t>
      </w:r>
    </w:p>
    <w:p w:rsidR="00000000" w:rsidDel="00000000" w:rsidP="00000000" w:rsidRDefault="00000000" w:rsidRPr="00000000" w14:paraId="000000F1">
      <w:pPr>
        <w:numPr>
          <w:ilvl w:val="0"/>
          <w:numId w:val="26"/>
        </w:numPr>
        <w:spacing w:after="0" w:before="0" w:lineRule="auto"/>
        <w:ind w:left="720" w:hanging="360"/>
        <w:rPr/>
      </w:pPr>
      <w:r w:rsidDel="00000000" w:rsidR="00000000" w:rsidRPr="00000000">
        <w:rPr>
          <w:rtl w:val="0"/>
        </w:rPr>
        <w:t xml:space="preserve">Fraud detection and security monitoring</w:t>
      </w:r>
    </w:p>
    <w:p w:rsidR="00000000" w:rsidDel="00000000" w:rsidP="00000000" w:rsidRDefault="00000000" w:rsidRPr="00000000" w14:paraId="000000F2">
      <w:pPr>
        <w:numPr>
          <w:ilvl w:val="0"/>
          <w:numId w:val="26"/>
        </w:numPr>
        <w:spacing w:after="0" w:before="0" w:lineRule="auto"/>
        <w:ind w:left="720" w:hanging="360"/>
        <w:rPr/>
      </w:pPr>
      <w:r w:rsidDel="00000000" w:rsidR="00000000" w:rsidRPr="00000000">
        <w:rPr>
          <w:rtl w:val="0"/>
        </w:rPr>
        <w:t xml:space="preserve">Advertising optimization using pseudonymised information</w:t>
      </w:r>
    </w:p>
    <w:p w:rsidR="00000000" w:rsidDel="00000000" w:rsidP="00000000" w:rsidRDefault="00000000" w:rsidRPr="00000000" w14:paraId="000000F3">
      <w:pPr>
        <w:numPr>
          <w:ilvl w:val="0"/>
          <w:numId w:val="26"/>
        </w:numPr>
        <w:spacing w:after="0" w:before="0" w:lineRule="auto"/>
        <w:ind w:left="720" w:hanging="360"/>
        <w:rPr/>
      </w:pPr>
      <w:r w:rsidDel="00000000" w:rsidR="00000000" w:rsidRPr="00000000">
        <w:rPr>
          <w:rtl w:val="0"/>
        </w:rPr>
        <w:t xml:space="preserve">Platform optimization and performance improvement</w:t>
      </w:r>
    </w:p>
    <w:p w:rsidR="00000000" w:rsidDel="00000000" w:rsidP="00000000" w:rsidRDefault="00000000" w:rsidRPr="00000000" w14:paraId="000000F4">
      <w:pPr>
        <w:numPr>
          <w:ilvl w:val="0"/>
          <w:numId w:val="26"/>
        </w:numPr>
        <w:spacing w:after="0" w:before="0" w:lineRule="auto"/>
        <w:ind w:left="720" w:hanging="360"/>
        <w:rPr/>
      </w:pPr>
      <w:r w:rsidDel="00000000" w:rsidR="00000000" w:rsidRPr="00000000">
        <w:rPr>
          <w:rtl w:val="0"/>
        </w:rPr>
        <w:t xml:space="preserve">Customer support routing and prioritization</w:t>
      </w:r>
    </w:p>
    <w:p w:rsidR="00000000" w:rsidDel="00000000" w:rsidP="00000000" w:rsidRDefault="00000000" w:rsidRPr="00000000" w14:paraId="000000F5">
      <w:pPr>
        <w:numPr>
          <w:ilvl w:val="0"/>
          <w:numId w:val="26"/>
        </w:numPr>
        <w:spacing w:after="0" w:before="0" w:lineRule="auto"/>
        <w:ind w:left="720" w:hanging="360"/>
        <w:rPr/>
      </w:pPr>
      <w:r w:rsidDel="00000000" w:rsidR="00000000" w:rsidRPr="00000000">
        <w:rPr>
          <w:rtl w:val="0"/>
        </w:rPr>
        <w:t xml:space="preserve">Business analytics on anonymized datasets</w:t>
      </w:r>
    </w:p>
    <w:p w:rsidR="00000000" w:rsidDel="00000000" w:rsidP="00000000" w:rsidRDefault="00000000" w:rsidRPr="00000000" w14:paraId="000000F6">
      <w:pPr>
        <w:rPr/>
      </w:pPr>
      <w:r w:rsidDel="00000000" w:rsidR="00000000" w:rsidRPr="00000000">
        <w:rPr>
          <w:b w:val="1"/>
          <w:bCs w:val="1"/>
          <w:rtl w:val="0"/>
        </w:rPr>
        <w:t xml:space="preserve">Pseudonymisation and Privacy Protection:</w:t>
      </w:r>
      <w:r w:rsidDel="00000000" w:rsidR="00000000" w:rsidRPr="00000000">
        <w:rPr>
          <w:rtl w:val="0"/>
        </w:rPr>
      </w:r>
    </w:p>
    <w:p w:rsidR="00000000" w:rsidDel="00000000" w:rsidP="00000000" w:rsidRDefault="00000000" w:rsidRPr="00000000" w14:paraId="000000F7">
      <w:pPr>
        <w:numPr>
          <w:ilvl w:val="0"/>
          <w:numId w:val="27"/>
        </w:numPr>
        <w:spacing w:after="0" w:before="0" w:lineRule="auto"/>
        <w:ind w:left="720" w:hanging="360"/>
        <w:rPr/>
      </w:pPr>
      <w:r w:rsidDel="00000000" w:rsidR="00000000" w:rsidRPr="00000000">
        <w:rPr>
          <w:rtl w:val="0"/>
        </w:rPr>
        <w:t xml:space="preserve">Our advertising services use pseudonymised information to serve interest-based advertisements</w:t>
      </w:r>
    </w:p>
    <w:p w:rsidR="00000000" w:rsidDel="00000000" w:rsidP="00000000" w:rsidRDefault="00000000" w:rsidRPr="00000000" w14:paraId="000000F8">
      <w:pPr>
        <w:numPr>
          <w:ilvl w:val="0"/>
          <w:numId w:val="27"/>
        </w:numPr>
        <w:spacing w:after="0" w:before="0" w:lineRule="auto"/>
        <w:ind w:left="720" w:hanging="360"/>
        <w:rPr/>
      </w:pPr>
      <w:r w:rsidDel="00000000" w:rsidR="00000000" w:rsidRPr="00000000">
        <w:rPr>
          <w:rtl w:val="0"/>
        </w:rPr>
        <w:t xml:space="preserve">We employ data aggregation methods that protect individual privacy</w:t>
      </w:r>
    </w:p>
    <w:p w:rsidR="00000000" w:rsidDel="00000000" w:rsidP="00000000" w:rsidRDefault="00000000" w:rsidRPr="00000000" w14:paraId="000000F9">
      <w:pPr>
        <w:numPr>
          <w:ilvl w:val="0"/>
          <w:numId w:val="27"/>
        </w:numPr>
        <w:spacing w:after="0" w:before="0" w:lineRule="auto"/>
        <w:ind w:left="720" w:hanging="360"/>
        <w:rPr/>
      </w:pPr>
      <w:r w:rsidDel="00000000" w:rsidR="00000000" w:rsidRPr="00000000">
        <w:rPr>
          <w:rtl w:val="0"/>
        </w:rPr>
        <w:t xml:space="preserve">Statistical analysis is performed on anonymized datasets</w:t>
      </w:r>
    </w:p>
    <w:p w:rsidR="00000000" w:rsidDel="00000000" w:rsidP="00000000" w:rsidRDefault="00000000" w:rsidRPr="00000000" w14:paraId="000000FA">
      <w:pPr>
        <w:numPr>
          <w:ilvl w:val="0"/>
          <w:numId w:val="27"/>
        </w:numPr>
        <w:spacing w:after="0" w:before="0" w:lineRule="auto"/>
        <w:ind w:left="720" w:hanging="360"/>
        <w:rPr/>
      </w:pPr>
      <w:r w:rsidDel="00000000" w:rsidR="00000000" w:rsidRPr="00000000">
        <w:rPr>
          <w:rtl w:val="0"/>
        </w:rPr>
        <w:t xml:space="preserve">We do not keep data longer than required for legitimate business purposes</w:t>
      </w:r>
    </w:p>
    <w:p w:rsidR="00000000" w:rsidDel="00000000" w:rsidP="00000000" w:rsidRDefault="00000000" w:rsidRPr="00000000" w14:paraId="000000FB">
      <w:pPr>
        <w:rPr/>
      </w:pPr>
      <w:r w:rsidDel="00000000" w:rsidR="00000000" w:rsidRPr="00000000">
        <w:rPr>
          <w:b w:val="1"/>
          <w:bCs w:val="1"/>
          <w:rtl w:val="0"/>
        </w:rPr>
        <w:t xml:space="preserve">Transparency and Rights:</w:t>
      </w:r>
      <w:r w:rsidDel="00000000" w:rsidR="00000000" w:rsidRPr="00000000">
        <w:rPr>
          <w:rtl w:val="0"/>
        </w:rPr>
        <w:t xml:space="preserve"> When automated decision-making significantly affects you, we provide:</w:t>
      </w:r>
    </w:p>
    <w:p w:rsidR="00000000" w:rsidDel="00000000" w:rsidP="00000000" w:rsidRDefault="00000000" w:rsidRPr="00000000" w14:paraId="000000FC">
      <w:pPr>
        <w:numPr>
          <w:ilvl w:val="0"/>
          <w:numId w:val="28"/>
        </w:numPr>
        <w:spacing w:after="0" w:before="0" w:lineRule="auto"/>
        <w:ind w:left="720" w:hanging="360"/>
        <w:rPr/>
      </w:pPr>
      <w:r w:rsidDel="00000000" w:rsidR="00000000" w:rsidRPr="00000000">
        <w:rPr>
          <w:rtl w:val="0"/>
        </w:rPr>
        <w:t xml:space="preserve">Information about the logic involved</w:t>
      </w:r>
    </w:p>
    <w:p w:rsidR="00000000" w:rsidDel="00000000" w:rsidP="00000000" w:rsidRDefault="00000000" w:rsidRPr="00000000" w14:paraId="000000FD">
      <w:pPr>
        <w:numPr>
          <w:ilvl w:val="0"/>
          <w:numId w:val="28"/>
        </w:numPr>
        <w:spacing w:after="0" w:before="0" w:lineRule="auto"/>
        <w:ind w:left="720" w:hanging="360"/>
        <w:rPr/>
      </w:pPr>
      <w:r w:rsidDel="00000000" w:rsidR="00000000" w:rsidRPr="00000000">
        <w:rPr>
          <w:rtl w:val="0"/>
        </w:rPr>
        <w:t xml:space="preserve">The right to request human review</w:t>
      </w:r>
    </w:p>
    <w:p w:rsidR="00000000" w:rsidDel="00000000" w:rsidP="00000000" w:rsidRDefault="00000000" w:rsidRPr="00000000" w14:paraId="000000FE">
      <w:pPr>
        <w:numPr>
          <w:ilvl w:val="0"/>
          <w:numId w:val="28"/>
        </w:numPr>
        <w:spacing w:after="0" w:before="0" w:lineRule="auto"/>
        <w:ind w:left="720" w:hanging="360"/>
        <w:rPr/>
      </w:pPr>
      <w:r w:rsidDel="00000000" w:rsidR="00000000" w:rsidRPr="00000000">
        <w:rPr>
          <w:rtl w:val="0"/>
        </w:rPr>
        <w:t xml:space="preserve">The ability to challenge decisions and request explanations</w:t>
      </w:r>
    </w:p>
    <w:p w:rsidR="00000000" w:rsidDel="00000000" w:rsidP="00000000" w:rsidRDefault="00000000" w:rsidRPr="00000000" w14:paraId="000000FF">
      <w:pPr>
        <w:numPr>
          <w:ilvl w:val="0"/>
          <w:numId w:val="28"/>
        </w:numPr>
        <w:spacing w:after="0" w:before="0" w:lineRule="auto"/>
        <w:ind w:left="720" w:hanging="360"/>
        <w:rPr/>
      </w:pPr>
      <w:r w:rsidDel="00000000" w:rsidR="00000000" w:rsidRPr="00000000">
        <w:rPr>
          <w:rtl w:val="0"/>
        </w:rPr>
        <w:t xml:space="preserve">Appropriate safeguards and oversight measures</w:t>
      </w:r>
    </w:p>
    <w:p w:rsidR="00000000" w:rsidDel="00000000" w:rsidP="00000000" w:rsidRDefault="00000000" w:rsidRPr="00000000" w14:paraId="00000100">
      <w:pPr>
        <w:pStyle w:val="Heading3"/>
        <w:rPr/>
      </w:pPr>
      <w:r w:rsidDel="00000000" w:rsidR="00000000" w:rsidRPr="00000000">
        <w:rPr>
          <w:rtl w:val="0"/>
        </w:rPr>
        <w:t xml:space="preserve">Children’s Privacy</w:t>
      </w:r>
    </w:p>
    <w:p w:rsidR="00000000" w:rsidDel="00000000" w:rsidP="00000000" w:rsidRDefault="00000000" w:rsidRPr="00000000" w14:paraId="00000101">
      <w:pPr>
        <w:rPr/>
      </w:pPr>
      <w:r w:rsidDel="00000000" w:rsidR="00000000" w:rsidRPr="00000000">
        <w:rPr>
          <w:rtl w:val="0"/>
        </w:rPr>
        <w:t xml:space="preserve">Our advertising technology services are not directed to children under 16 years of age (or under 13 in Brazil). We do not knowingly collect personal information from children without appropriate parental consent.</w:t>
      </w:r>
    </w:p>
    <w:p w:rsidR="00000000" w:rsidDel="00000000" w:rsidP="00000000" w:rsidRDefault="00000000" w:rsidRPr="00000000" w14:paraId="00000102">
      <w:pPr>
        <w:rPr/>
      </w:pPr>
      <w:r w:rsidDel="00000000" w:rsidR="00000000" w:rsidRPr="00000000">
        <w:rPr>
          <w:b w:val="1"/>
          <w:bCs w:val="1"/>
          <w:rtl w:val="0"/>
        </w:rPr>
        <w:t xml:space="preserve">Brazilian LGPD Requirements:</w:t>
      </w:r>
      <w:r w:rsidDel="00000000" w:rsidR="00000000" w:rsidRPr="00000000">
        <w:rPr>
          <w:rtl w:val="0"/>
        </w:rPr>
        <w:t xml:space="preserve"> For Brazilian children’s data, our customer must obtain “specific and highlighted consent” from parents or legal guardians before processing any personal information of individuals under 18 years of age.</w:t>
      </w:r>
    </w:p>
    <w:p w:rsidR="00000000" w:rsidDel="00000000" w:rsidP="00000000" w:rsidRDefault="00000000" w:rsidRPr="00000000" w14:paraId="00000103">
      <w:pPr>
        <w:rPr/>
      </w:pPr>
      <w:r w:rsidDel="00000000" w:rsidR="00000000" w:rsidRPr="00000000">
        <w:rPr>
          <w:b w:val="1"/>
          <w:bCs w:val="1"/>
          <w:rtl w:val="0"/>
        </w:rPr>
        <w:t xml:space="preserve">Marketplace Customer Responsibilities:</w:t>
      </w:r>
      <w:r w:rsidDel="00000000" w:rsidR="00000000" w:rsidRPr="00000000">
        <w:rPr>
          <w:rtl w:val="0"/>
        </w:rPr>
        <w:t xml:space="preserve"> Our marketplace customers are responsible for ensuring they have appropriate consents and age verification measures for their end users, including compliance with children’s privacy requirements in their respective jurisdictions.</w:t>
      </w:r>
    </w:p>
    <w:p w:rsidR="00000000" w:rsidDel="00000000" w:rsidP="00000000" w:rsidRDefault="00000000" w:rsidRPr="00000000" w14:paraId="00000104">
      <w:pPr>
        <w:rPr/>
      </w:pPr>
      <w:r w:rsidDel="00000000" w:rsidR="00000000" w:rsidRPr="00000000">
        <w:rPr>
          <w:rtl w:val="0"/>
        </w:rPr>
        <w:t xml:space="preserve">If you believe we have collected information about a child, please contact us immediately using the contact information in the “Contact Information and Complaints” section.</w:t>
      </w:r>
    </w:p>
    <w:p w:rsidR="00000000" w:rsidDel="00000000" w:rsidP="00000000" w:rsidRDefault="00000000" w:rsidRPr="00000000" w14:paraId="00000105">
      <w:pPr>
        <w:pStyle w:val="Heading3"/>
        <w:rPr/>
      </w:pPr>
      <w:r w:rsidDel="00000000" w:rsidR="00000000" w:rsidRPr="00000000">
        <w:rPr>
          <w:rtl w:val="0"/>
        </w:rPr>
        <w:t xml:space="preserve">Third-Party Services and Links</w:t>
      </w:r>
    </w:p>
    <w:p w:rsidR="00000000" w:rsidDel="00000000" w:rsidP="00000000" w:rsidRDefault="00000000" w:rsidRPr="00000000" w14:paraId="00000106">
      <w:pPr>
        <w:rPr/>
      </w:pPr>
      <w:r w:rsidDel="00000000" w:rsidR="00000000" w:rsidRPr="00000000">
        <w:rPr>
          <w:rtl w:val="0"/>
        </w:rPr>
        <w:t xml:space="preserve">Our platform may integrate with or link to third-party services. We are not responsible for the privacy practices of these external services. We encourage you to review their privacy policies.</w:t>
      </w:r>
    </w:p>
    <w:p w:rsidR="00000000" w:rsidDel="00000000" w:rsidP="00000000" w:rsidRDefault="00000000" w:rsidRPr="00000000" w14:paraId="00000107">
      <w:pPr>
        <w:rPr/>
      </w:pPr>
      <w:r w:rsidDel="00000000" w:rsidR="00000000" w:rsidRPr="00000000">
        <w:rPr>
          <w:rtl w:val="0"/>
        </w:rPr>
        <w:t xml:space="preserve">When working with third-party service providers, we ensure they meet our security requirements for data processing and disposal in accordance with our Third-Party Management Policy.</w:t>
      </w:r>
    </w:p>
    <w:p w:rsidR="00000000" w:rsidDel="00000000" w:rsidP="00000000" w:rsidRDefault="00000000" w:rsidRPr="00000000" w14:paraId="00000108">
      <w:pPr>
        <w:pStyle w:val="Heading3"/>
        <w:rPr/>
      </w:pPr>
      <w:r w:rsidDel="00000000" w:rsidR="00000000" w:rsidRPr="00000000">
        <w:rPr>
          <w:rtl w:val="0"/>
        </w:rPr>
        <w:t xml:space="preserve">Data Controller vs. Processor Activities</w:t>
      </w:r>
    </w:p>
    <w:p w:rsidR="00000000" w:rsidDel="00000000" w:rsidP="00000000" w:rsidRDefault="00000000" w:rsidRPr="00000000" w14:paraId="00000109">
      <w:pPr>
        <w:rPr/>
      </w:pPr>
      <w:r w:rsidDel="00000000" w:rsidR="00000000" w:rsidRPr="00000000">
        <w:rPr>
          <w:b w:val="1"/>
          <w:bCs w:val="1"/>
          <w:rtl w:val="0"/>
        </w:rPr>
        <w:t xml:space="preserve">When We Act as Data Controller:</w:t>
      </w:r>
      <w:r w:rsidDel="00000000" w:rsidR="00000000" w:rsidRPr="00000000">
        <w:rPr>
          <w:rtl w:val="0"/>
        </w:rPr>
      </w:r>
    </w:p>
    <w:p w:rsidR="00000000" w:rsidDel="00000000" w:rsidP="00000000" w:rsidRDefault="00000000" w:rsidRPr="00000000" w14:paraId="0000010A">
      <w:pPr>
        <w:numPr>
          <w:ilvl w:val="0"/>
          <w:numId w:val="29"/>
        </w:numPr>
        <w:spacing w:after="0" w:before="0" w:lineRule="auto"/>
        <w:ind w:left="720" w:hanging="360"/>
        <w:rPr/>
      </w:pPr>
      <w:r w:rsidDel="00000000" w:rsidR="00000000" w:rsidRPr="00000000">
        <w:rPr>
          <w:rtl w:val="0"/>
        </w:rPr>
        <w:t xml:space="preserve">Our own customer and business data</w:t>
      </w:r>
    </w:p>
    <w:p w:rsidR="00000000" w:rsidDel="00000000" w:rsidP="00000000" w:rsidRDefault="00000000" w:rsidRPr="00000000" w14:paraId="0000010B">
      <w:pPr>
        <w:numPr>
          <w:ilvl w:val="0"/>
          <w:numId w:val="29"/>
        </w:numPr>
        <w:spacing w:after="0" w:before="0" w:lineRule="auto"/>
        <w:ind w:left="720" w:hanging="360"/>
        <w:rPr/>
      </w:pPr>
      <w:r w:rsidDel="00000000" w:rsidR="00000000" w:rsidRPr="00000000">
        <w:rPr>
          <w:rtl w:val="0"/>
        </w:rPr>
        <w:t xml:space="preserve">Employee information and HR data</w:t>
      </w:r>
    </w:p>
    <w:p w:rsidR="00000000" w:rsidDel="00000000" w:rsidP="00000000" w:rsidRDefault="00000000" w:rsidRPr="00000000" w14:paraId="0000010C">
      <w:pPr>
        <w:numPr>
          <w:ilvl w:val="0"/>
          <w:numId w:val="29"/>
        </w:numPr>
        <w:spacing w:after="0" w:before="0" w:lineRule="auto"/>
        <w:ind w:left="720" w:hanging="360"/>
        <w:rPr/>
      </w:pPr>
      <w:r w:rsidDel="00000000" w:rsidR="00000000" w:rsidRPr="00000000">
        <w:rPr>
          <w:rtl w:val="0"/>
        </w:rPr>
        <w:t xml:space="preserve">Marketing and business development activities</w:t>
      </w:r>
    </w:p>
    <w:p w:rsidR="00000000" w:rsidDel="00000000" w:rsidP="00000000" w:rsidRDefault="00000000" w:rsidRPr="00000000" w14:paraId="0000010D">
      <w:pPr>
        <w:numPr>
          <w:ilvl w:val="0"/>
          <w:numId w:val="29"/>
        </w:numPr>
        <w:spacing w:after="0" w:before="0" w:lineRule="auto"/>
        <w:ind w:left="720" w:hanging="360"/>
        <w:rPr/>
      </w:pPr>
      <w:r w:rsidDel="00000000" w:rsidR="00000000" w:rsidRPr="00000000">
        <w:rPr>
          <w:rtl w:val="0"/>
        </w:rPr>
        <w:t xml:space="preserve">Website visitor information</w:t>
      </w:r>
    </w:p>
    <w:p w:rsidR="00000000" w:rsidDel="00000000" w:rsidP="00000000" w:rsidRDefault="00000000" w:rsidRPr="00000000" w14:paraId="0000010E">
      <w:pPr>
        <w:numPr>
          <w:ilvl w:val="0"/>
          <w:numId w:val="29"/>
        </w:numPr>
        <w:spacing w:after="0" w:before="0" w:lineRule="auto"/>
        <w:ind w:left="720" w:hanging="360"/>
        <w:rPr/>
      </w:pPr>
      <w:r w:rsidDel="00000000" w:rsidR="00000000" w:rsidRPr="00000000">
        <w:rPr>
          <w:rtl w:val="0"/>
        </w:rPr>
        <w:t xml:space="preserve">Internal business operations and analytics</w:t>
      </w:r>
    </w:p>
    <w:p w:rsidR="00000000" w:rsidDel="00000000" w:rsidP="00000000" w:rsidRDefault="00000000" w:rsidRPr="00000000" w14:paraId="0000010F">
      <w:pPr>
        <w:rPr/>
      </w:pPr>
      <w:r w:rsidDel="00000000" w:rsidR="00000000" w:rsidRPr="00000000">
        <w:rPr>
          <w:b w:val="1"/>
          <w:bCs w:val="1"/>
          <w:rtl w:val="0"/>
        </w:rPr>
        <w:t xml:space="preserve">When We Act as Data Processor:</w:t>
      </w:r>
      <w:r w:rsidDel="00000000" w:rsidR="00000000" w:rsidRPr="00000000">
        <w:rPr>
          <w:rtl w:val="0"/>
        </w:rPr>
      </w:r>
    </w:p>
    <w:p w:rsidR="00000000" w:rsidDel="00000000" w:rsidP="00000000" w:rsidRDefault="00000000" w:rsidRPr="00000000" w14:paraId="00000110">
      <w:pPr>
        <w:numPr>
          <w:ilvl w:val="0"/>
          <w:numId w:val="30"/>
        </w:numPr>
        <w:spacing w:after="0" w:before="0" w:lineRule="auto"/>
        <w:ind w:left="720" w:hanging="360"/>
        <w:rPr/>
      </w:pPr>
      <w:r w:rsidDel="00000000" w:rsidR="00000000" w:rsidRPr="00000000">
        <w:rPr>
          <w:rtl w:val="0"/>
        </w:rPr>
        <w:t xml:space="preserve">Customer advertising campaign data processed according to customer instructions</w:t>
      </w:r>
    </w:p>
    <w:p w:rsidR="00000000" w:rsidDel="00000000" w:rsidP="00000000" w:rsidRDefault="00000000" w:rsidRPr="00000000" w14:paraId="00000111">
      <w:pPr>
        <w:numPr>
          <w:ilvl w:val="0"/>
          <w:numId w:val="30"/>
        </w:numPr>
        <w:spacing w:after="0" w:before="0" w:lineRule="auto"/>
        <w:ind w:left="720" w:hanging="360"/>
        <w:rPr/>
      </w:pPr>
      <w:r w:rsidDel="00000000" w:rsidR="00000000" w:rsidRPr="00000000">
        <w:rPr>
          <w:rtl w:val="0"/>
        </w:rPr>
        <w:t xml:space="preserve">Platform user behavior data processed on behalf of customers using pseudonymised information</w:t>
      </w:r>
    </w:p>
    <w:p w:rsidR="00000000" w:rsidDel="00000000" w:rsidP="00000000" w:rsidRDefault="00000000" w:rsidRPr="00000000" w14:paraId="00000112">
      <w:pPr>
        <w:numPr>
          <w:ilvl w:val="0"/>
          <w:numId w:val="30"/>
        </w:numPr>
        <w:spacing w:after="0" w:before="0" w:lineRule="auto"/>
        <w:ind w:left="720" w:hanging="360"/>
        <w:rPr/>
      </w:pPr>
      <w:r w:rsidDel="00000000" w:rsidR="00000000" w:rsidRPr="00000000">
        <w:rPr>
          <w:rtl w:val="0"/>
        </w:rPr>
        <w:t xml:space="preserve">Analytics and reporting data generated for customers</w:t>
      </w:r>
    </w:p>
    <w:p w:rsidR="00000000" w:rsidDel="00000000" w:rsidP="00000000" w:rsidRDefault="00000000" w:rsidRPr="00000000" w14:paraId="00000113">
      <w:pPr>
        <w:numPr>
          <w:ilvl w:val="0"/>
          <w:numId w:val="30"/>
        </w:numPr>
        <w:spacing w:after="0" w:before="0" w:lineRule="auto"/>
        <w:ind w:left="720" w:hanging="360"/>
        <w:rPr/>
      </w:pPr>
      <w:r w:rsidDel="00000000" w:rsidR="00000000" w:rsidRPr="00000000">
        <w:rPr>
          <w:rtl w:val="0"/>
        </w:rPr>
        <w:t xml:space="preserve">Technical support data processed under customer direction</w:t>
      </w:r>
    </w:p>
    <w:p w:rsidR="00000000" w:rsidDel="00000000" w:rsidP="00000000" w:rsidRDefault="00000000" w:rsidRPr="00000000" w14:paraId="00000114">
      <w:pPr>
        <w:rPr/>
      </w:pPr>
      <w:r w:rsidDel="00000000" w:rsidR="00000000" w:rsidRPr="00000000">
        <w:rPr>
          <w:b w:val="1"/>
          <w:bCs w:val="1"/>
          <w:rtl w:val="0"/>
        </w:rPr>
        <w:t xml:space="preserve">Marketplace Customer Responsibilities as Data Controllers:</w:t>
      </w:r>
      <w:r w:rsidDel="00000000" w:rsidR="00000000" w:rsidRPr="00000000">
        <w:rPr>
          <w:rtl w:val="0"/>
        </w:rPr>
        <w:t xml:space="preserve"> When we act as a processor for marketplace customers, they are responsible for:</w:t>
      </w:r>
    </w:p>
    <w:p w:rsidR="00000000" w:rsidDel="00000000" w:rsidP="00000000" w:rsidRDefault="00000000" w:rsidRPr="00000000" w14:paraId="00000115">
      <w:pPr>
        <w:numPr>
          <w:ilvl w:val="0"/>
          <w:numId w:val="31"/>
        </w:numPr>
        <w:spacing w:after="0" w:before="0" w:lineRule="auto"/>
        <w:ind w:left="720" w:hanging="360"/>
        <w:rPr/>
      </w:pPr>
      <w:r w:rsidDel="00000000" w:rsidR="00000000" w:rsidRPr="00000000">
        <w:rPr>
          <w:rtl w:val="0"/>
        </w:rPr>
        <w:t xml:space="preserve">Providing clear and lawful processing instructions for their users’ data</w:t>
      </w:r>
    </w:p>
    <w:p w:rsidR="00000000" w:rsidDel="00000000" w:rsidP="00000000" w:rsidRDefault="00000000" w:rsidRPr="00000000" w14:paraId="00000116">
      <w:pPr>
        <w:numPr>
          <w:ilvl w:val="0"/>
          <w:numId w:val="31"/>
        </w:numPr>
        <w:spacing w:after="0" w:before="0" w:lineRule="auto"/>
        <w:ind w:left="720" w:hanging="360"/>
        <w:rPr/>
      </w:pPr>
      <w:r w:rsidDel="00000000" w:rsidR="00000000" w:rsidRPr="00000000">
        <w:rPr>
          <w:rtl w:val="0"/>
        </w:rPr>
        <w:t xml:space="preserve">Ensuring legal basis for processing exists under applicable privacy laws</w:t>
      </w:r>
    </w:p>
    <w:p w:rsidR="00000000" w:rsidDel="00000000" w:rsidP="00000000" w:rsidRDefault="00000000" w:rsidRPr="00000000" w14:paraId="00000117">
      <w:pPr>
        <w:numPr>
          <w:ilvl w:val="0"/>
          <w:numId w:val="31"/>
        </w:numPr>
        <w:spacing w:after="0" w:before="0" w:lineRule="auto"/>
        <w:ind w:left="720" w:hanging="360"/>
        <w:rPr/>
      </w:pPr>
      <w:r w:rsidDel="00000000" w:rsidR="00000000" w:rsidRPr="00000000">
        <w:rPr>
          <w:rtl w:val="0"/>
        </w:rPr>
        <w:t xml:space="preserve">Obtaining appropriate consents from their end users for advertising and analytics processing</w:t>
      </w:r>
    </w:p>
    <w:p w:rsidR="00000000" w:rsidDel="00000000" w:rsidP="00000000" w:rsidRDefault="00000000" w:rsidRPr="00000000" w14:paraId="00000118">
      <w:pPr>
        <w:numPr>
          <w:ilvl w:val="0"/>
          <w:numId w:val="31"/>
        </w:numPr>
        <w:spacing w:after="0" w:before="0" w:lineRule="auto"/>
        <w:ind w:left="720" w:hanging="360"/>
        <w:rPr/>
      </w:pPr>
      <w:r w:rsidDel="00000000" w:rsidR="00000000" w:rsidRPr="00000000">
        <w:rPr>
          <w:rtl w:val="0"/>
        </w:rPr>
        <w:t xml:space="preserve">Handling individual rights requests from their users (access, deletion, correction, etc.)</w:t>
      </w:r>
    </w:p>
    <w:p w:rsidR="00000000" w:rsidDel="00000000" w:rsidP="00000000" w:rsidRDefault="00000000" w:rsidRPr="00000000" w14:paraId="00000119">
      <w:pPr>
        <w:numPr>
          <w:ilvl w:val="0"/>
          <w:numId w:val="31"/>
        </w:numPr>
        <w:spacing w:after="0" w:before="0" w:lineRule="auto"/>
        <w:ind w:left="720" w:hanging="360"/>
        <w:rPr/>
      </w:pPr>
      <w:r w:rsidDel="00000000" w:rsidR="00000000" w:rsidRPr="00000000">
        <w:rPr>
          <w:rtl w:val="0"/>
        </w:rPr>
        <w:t xml:space="preserve">Maintaining appropriate data processing agreements with us</w:t>
      </w:r>
    </w:p>
    <w:p w:rsidR="00000000" w:rsidDel="00000000" w:rsidP="00000000" w:rsidRDefault="00000000" w:rsidRPr="00000000" w14:paraId="0000011A">
      <w:pPr>
        <w:numPr>
          <w:ilvl w:val="0"/>
          <w:numId w:val="31"/>
        </w:numPr>
        <w:spacing w:after="0" w:before="0" w:lineRule="auto"/>
        <w:ind w:left="720" w:hanging="360"/>
        <w:rPr/>
      </w:pPr>
      <w:r w:rsidDel="00000000" w:rsidR="00000000" w:rsidRPr="00000000">
        <w:rPr>
          <w:rtl w:val="0"/>
        </w:rPr>
        <w:t xml:space="preserve">Providing privacy notices to their end users that adequately describe our processing activities</w:t>
      </w:r>
    </w:p>
    <w:p w:rsidR="00000000" w:rsidDel="00000000" w:rsidP="00000000" w:rsidRDefault="00000000" w:rsidRPr="00000000" w14:paraId="0000011B">
      <w:pPr>
        <w:numPr>
          <w:ilvl w:val="0"/>
          <w:numId w:val="31"/>
        </w:numPr>
        <w:spacing w:after="0" w:before="0" w:lineRule="auto"/>
        <w:ind w:left="720" w:hanging="360"/>
        <w:rPr/>
      </w:pPr>
      <w:r w:rsidDel="00000000" w:rsidR="00000000" w:rsidRPr="00000000">
        <w:rPr>
          <w:rtl w:val="0"/>
        </w:rPr>
        <w:t xml:space="preserve">Ensuring compliance with children’s privacy requirements for their platforms</w:t>
      </w:r>
    </w:p>
    <w:p w:rsidR="00000000" w:rsidDel="00000000" w:rsidP="00000000" w:rsidRDefault="00000000" w:rsidRPr="00000000" w14:paraId="0000011C">
      <w:pPr>
        <w:numPr>
          <w:ilvl w:val="0"/>
          <w:numId w:val="31"/>
        </w:numPr>
        <w:spacing w:after="0" w:before="0" w:lineRule="auto"/>
        <w:ind w:left="720" w:hanging="360"/>
        <w:rPr/>
      </w:pPr>
      <w:r w:rsidDel="00000000" w:rsidR="00000000" w:rsidRPr="00000000">
        <w:rPr>
          <w:rtl w:val="0"/>
        </w:rPr>
        <w:t xml:space="preserve">Managing cross-border data transfer requirements for their user base</w:t>
      </w:r>
    </w:p>
    <w:p w:rsidR="00000000" w:rsidDel="00000000" w:rsidP="00000000" w:rsidRDefault="00000000" w:rsidRPr="00000000" w14:paraId="0000011D">
      <w:pPr>
        <w:pStyle w:val="Heading3"/>
        <w:rPr/>
      </w:pPr>
      <w:r w:rsidDel="00000000" w:rsidR="00000000" w:rsidRPr="00000000">
        <w:rPr>
          <w:rtl w:val="0"/>
        </w:rPr>
        <w:t xml:space="preserve">Breach Notification</w:t>
      </w:r>
    </w:p>
    <w:p w:rsidR="00000000" w:rsidDel="00000000" w:rsidP="00000000" w:rsidRDefault="00000000" w:rsidRPr="00000000" w14:paraId="0000011E">
      <w:pPr>
        <w:rPr/>
      </w:pPr>
      <w:r w:rsidDel="00000000" w:rsidR="00000000" w:rsidRPr="00000000">
        <w:rPr>
          <w:rtl w:val="0"/>
        </w:rPr>
        <w:t xml:space="preserve">In the event of a personal data breach that poses a risk to individuals:</w:t>
      </w:r>
    </w:p>
    <w:p w:rsidR="00000000" w:rsidDel="00000000" w:rsidP="00000000" w:rsidRDefault="00000000" w:rsidRPr="00000000" w14:paraId="0000011F">
      <w:pPr>
        <w:numPr>
          <w:ilvl w:val="0"/>
          <w:numId w:val="33"/>
        </w:numPr>
        <w:spacing w:after="0" w:before="0" w:lineRule="auto"/>
        <w:ind w:left="720" w:hanging="360"/>
        <w:rPr/>
      </w:pPr>
      <w:r w:rsidDel="00000000" w:rsidR="00000000" w:rsidRPr="00000000">
        <w:rPr>
          <w:rtl w:val="0"/>
        </w:rPr>
        <w:t xml:space="preserve">We will assess the risk and take immediate containment measures</w:t>
      </w:r>
    </w:p>
    <w:p w:rsidR="00000000" w:rsidDel="00000000" w:rsidP="00000000" w:rsidRDefault="00000000" w:rsidRPr="00000000" w14:paraId="00000120">
      <w:pPr>
        <w:numPr>
          <w:ilvl w:val="0"/>
          <w:numId w:val="33"/>
        </w:numPr>
        <w:spacing w:after="0" w:before="0" w:lineRule="auto"/>
        <w:ind w:left="720" w:hanging="360"/>
        <w:rPr/>
      </w:pPr>
      <w:r w:rsidDel="00000000" w:rsidR="00000000" w:rsidRPr="00000000">
        <w:rPr>
          <w:rtl w:val="0"/>
        </w:rPr>
        <w:t xml:space="preserve">We will notify supervisory authorities within 72 hours where required by law</w:t>
      </w:r>
    </w:p>
    <w:p w:rsidR="00000000" w:rsidDel="00000000" w:rsidP="00000000" w:rsidRDefault="00000000" w:rsidRPr="00000000" w14:paraId="00000121">
      <w:pPr>
        <w:numPr>
          <w:ilvl w:val="0"/>
          <w:numId w:val="33"/>
        </w:numPr>
        <w:spacing w:after="0" w:before="0" w:lineRule="auto"/>
        <w:ind w:left="720" w:hanging="360"/>
        <w:rPr/>
      </w:pPr>
      <w:r w:rsidDel="00000000" w:rsidR="00000000" w:rsidRPr="00000000">
        <w:rPr>
          <w:rtl w:val="0"/>
        </w:rPr>
        <w:t xml:space="preserve">We will inform affected individuals without undue delay if high risk exists</w:t>
      </w:r>
    </w:p>
    <w:p w:rsidR="00000000" w:rsidDel="00000000" w:rsidP="00000000" w:rsidRDefault="00000000" w:rsidRPr="00000000" w14:paraId="00000122">
      <w:pPr>
        <w:numPr>
          <w:ilvl w:val="0"/>
          <w:numId w:val="33"/>
        </w:numPr>
        <w:spacing w:after="0" w:before="0" w:lineRule="auto"/>
        <w:ind w:left="720" w:hanging="360"/>
        <w:rPr/>
      </w:pPr>
      <w:r w:rsidDel="00000000" w:rsidR="00000000" w:rsidRPr="00000000">
        <w:rPr>
          <w:rtl w:val="0"/>
        </w:rPr>
        <w:t xml:space="preserve">For customer data processed as a processor, we will notify customers promptly to assist with their breach response obligations</w:t>
      </w:r>
    </w:p>
    <w:p w:rsidR="00000000" w:rsidDel="00000000" w:rsidP="00000000" w:rsidRDefault="00000000" w:rsidRPr="00000000" w14:paraId="00000123">
      <w:pPr>
        <w:rPr/>
      </w:pPr>
      <w:r w:rsidDel="00000000" w:rsidR="00000000" w:rsidRPr="00000000">
        <w:rPr>
          <w:b w:val="1"/>
          <w:bCs w:val="1"/>
          <w:rtl w:val="0"/>
        </w:rPr>
        <w:t xml:space="preserve">Brazilian LGPD Requirements:</w:t>
      </w:r>
      <w:r w:rsidDel="00000000" w:rsidR="00000000" w:rsidRPr="00000000">
        <w:rPr>
          <w:rtl w:val="0"/>
        </w:rPr>
      </w:r>
    </w:p>
    <w:p w:rsidR="00000000" w:rsidDel="00000000" w:rsidP="00000000" w:rsidRDefault="00000000" w:rsidRPr="00000000" w14:paraId="00000124">
      <w:pPr>
        <w:numPr>
          <w:ilvl w:val="0"/>
          <w:numId w:val="34"/>
        </w:numPr>
        <w:spacing w:after="0" w:before="0" w:lineRule="auto"/>
        <w:ind w:left="720" w:hanging="360"/>
        <w:rPr/>
      </w:pPr>
      <w:r w:rsidDel="00000000" w:rsidR="00000000" w:rsidRPr="00000000">
        <w:rPr>
          <w:rtl w:val="0"/>
        </w:rPr>
        <w:t xml:space="preserve">We will notify the Brazilian Data Protection Authority (ANPD) within 3 working days of becoming aware of any breach affecting Brazilian personal data</w:t>
      </w:r>
    </w:p>
    <w:p w:rsidR="00000000" w:rsidDel="00000000" w:rsidP="00000000" w:rsidRDefault="00000000" w:rsidRPr="00000000" w14:paraId="00000125">
      <w:pPr>
        <w:numPr>
          <w:ilvl w:val="0"/>
          <w:numId w:val="34"/>
        </w:numPr>
        <w:spacing w:after="0" w:before="0" w:lineRule="auto"/>
        <w:ind w:left="720" w:hanging="360"/>
        <w:rPr/>
      </w:pPr>
      <w:r w:rsidDel="00000000" w:rsidR="00000000" w:rsidRPr="00000000">
        <w:rPr>
          <w:rtl w:val="0"/>
        </w:rPr>
        <w:t xml:space="preserve">We will inform affected Brazilian individuals in accordance with ANPD guidelines when the breach poses significant risks</w:t>
      </w:r>
    </w:p>
    <w:p w:rsidR="00000000" w:rsidDel="00000000" w:rsidP="00000000" w:rsidRDefault="00000000" w:rsidRPr="00000000" w14:paraId="00000126">
      <w:pPr>
        <w:numPr>
          <w:ilvl w:val="0"/>
          <w:numId w:val="34"/>
        </w:numPr>
        <w:spacing w:after="0" w:before="0" w:lineRule="auto"/>
        <w:ind w:left="720" w:hanging="360"/>
        <w:rPr/>
      </w:pPr>
      <w:r w:rsidDel="00000000" w:rsidR="00000000" w:rsidRPr="00000000">
        <w:rPr>
          <w:rtl w:val="0"/>
        </w:rPr>
        <w:t xml:space="preserve">We will document the breach and response measures taken</w:t>
      </w:r>
    </w:p>
    <w:p w:rsidR="00000000" w:rsidDel="00000000" w:rsidP="00000000" w:rsidRDefault="00000000" w:rsidRPr="00000000" w14:paraId="00000127">
      <w:pPr>
        <w:pStyle w:val="Heading3"/>
        <w:rPr/>
      </w:pPr>
      <w:r w:rsidDel="00000000" w:rsidR="00000000" w:rsidRPr="00000000">
        <w:rPr>
          <w:rtl w:val="0"/>
        </w:rPr>
        <w:t xml:space="preserve">Fair Use and Service Terms</w:t>
      </w:r>
    </w:p>
    <w:p w:rsidR="00000000" w:rsidDel="00000000" w:rsidP="00000000" w:rsidRDefault="00000000" w:rsidRPr="00000000" w14:paraId="00000128">
      <w:pPr>
        <w:rPr/>
      </w:pPr>
      <w:r w:rsidDel="00000000" w:rsidR="00000000" w:rsidRPr="00000000">
        <w:rPr>
          <w:rtl w:val="0"/>
        </w:rPr>
        <w:t xml:space="preserve">Use of our services is subject to our Fair Use Policy, which prohibits:</w:t>
      </w:r>
    </w:p>
    <w:p w:rsidR="00000000" w:rsidDel="00000000" w:rsidP="00000000" w:rsidRDefault="00000000" w:rsidRPr="00000000" w14:paraId="00000129">
      <w:pPr>
        <w:numPr>
          <w:ilvl w:val="0"/>
          <w:numId w:val="35"/>
        </w:numPr>
        <w:spacing w:after="0" w:before="0" w:lineRule="auto"/>
        <w:ind w:left="720" w:hanging="360"/>
        <w:rPr/>
      </w:pPr>
      <w:r w:rsidDel="00000000" w:rsidR="00000000" w:rsidRPr="00000000">
        <w:rPr>
          <w:rtl w:val="0"/>
        </w:rPr>
        <w:t xml:space="preserve">Legal violations and harmful content distribution</w:t>
      </w:r>
    </w:p>
    <w:p w:rsidR="00000000" w:rsidDel="00000000" w:rsidP="00000000" w:rsidRDefault="00000000" w:rsidRPr="00000000" w14:paraId="0000012A">
      <w:pPr>
        <w:numPr>
          <w:ilvl w:val="0"/>
          <w:numId w:val="35"/>
        </w:numPr>
        <w:spacing w:after="0" w:before="0" w:lineRule="auto"/>
        <w:ind w:left="720" w:hanging="360"/>
        <w:rPr/>
      </w:pPr>
      <w:r w:rsidDel="00000000" w:rsidR="00000000" w:rsidRPr="00000000">
        <w:rPr>
          <w:rtl w:val="0"/>
        </w:rPr>
        <w:t xml:space="preserve">Unauthorized access attempts and security interference</w:t>
      </w:r>
    </w:p>
    <w:p w:rsidR="00000000" w:rsidDel="00000000" w:rsidP="00000000" w:rsidRDefault="00000000" w:rsidRPr="00000000" w14:paraId="0000012B">
      <w:pPr>
        <w:numPr>
          <w:ilvl w:val="0"/>
          <w:numId w:val="35"/>
        </w:numPr>
        <w:spacing w:after="0" w:before="0" w:lineRule="auto"/>
        <w:ind w:left="720" w:hanging="360"/>
        <w:rPr/>
      </w:pPr>
      <w:r w:rsidDel="00000000" w:rsidR="00000000" w:rsidRPr="00000000">
        <w:rPr>
          <w:rtl w:val="0"/>
        </w:rPr>
        <w:t xml:space="preserve">Spam, malware, and network attacks</w:t>
      </w:r>
    </w:p>
    <w:p w:rsidR="00000000" w:rsidDel="00000000" w:rsidP="00000000" w:rsidRDefault="00000000" w:rsidRPr="00000000" w14:paraId="0000012C">
      <w:pPr>
        <w:numPr>
          <w:ilvl w:val="0"/>
          <w:numId w:val="35"/>
        </w:numPr>
        <w:spacing w:after="0" w:before="0" w:lineRule="auto"/>
        <w:ind w:left="720" w:hanging="360"/>
        <w:rPr/>
      </w:pPr>
      <w:r w:rsidDel="00000000" w:rsidR="00000000" w:rsidRPr="00000000">
        <w:rPr>
          <w:rtl w:val="0"/>
        </w:rPr>
        <w:t xml:space="preserve">Unauthorized resale or automated abuse</w:t>
      </w:r>
    </w:p>
    <w:p w:rsidR="00000000" w:rsidDel="00000000" w:rsidP="00000000" w:rsidRDefault="00000000" w:rsidRPr="00000000" w14:paraId="0000012D">
      <w:pPr>
        <w:rPr/>
      </w:pPr>
      <w:r w:rsidDel="00000000" w:rsidR="00000000" w:rsidRPr="00000000">
        <w:rPr>
          <w:rtl w:val="0"/>
        </w:rPr>
        <w:t xml:space="preserve">Violations may result in immediate service suspension, termination, content removal, or legal action.</w:t>
      </w:r>
    </w:p>
    <w:p w:rsidR="00000000" w:rsidDel="00000000" w:rsidP="00000000" w:rsidRDefault="00000000" w:rsidRPr="00000000" w14:paraId="0000012E">
      <w:pPr>
        <w:pStyle w:val="Heading3"/>
        <w:rPr/>
      </w:pPr>
      <w:r w:rsidDel="00000000" w:rsidR="00000000" w:rsidRPr="00000000">
        <w:rPr>
          <w:rtl w:val="0"/>
        </w:rPr>
        <w:t xml:space="preserve">Contact Information and Complaints</w:t>
      </w:r>
    </w:p>
    <w:p w:rsidR="00000000" w:rsidDel="00000000" w:rsidP="00000000" w:rsidRDefault="00000000" w:rsidRPr="00000000" w14:paraId="0000012F">
      <w:pPr>
        <w:rPr/>
      </w:pPr>
      <w:r w:rsidDel="00000000" w:rsidR="00000000" w:rsidRPr="00000000">
        <w:rPr>
          <w:b w:val="1"/>
          <w:bCs w:val="1"/>
          <w:rtl w:val="0"/>
        </w:rPr>
        <w:t xml:space="preserve">Privacy Inquiries:</w:t>
      </w:r>
      <w:r w:rsidDel="00000000" w:rsidR="00000000" w:rsidRPr="00000000">
        <w:rPr>
          <w:rtl w:val="0"/>
        </w:rPr>
        <w:t xml:space="preserve"> For questions about this Privacy Policy or to exercise your privacy rights:</w:t>
      </w:r>
    </w:p>
    <w:p w:rsidR="00000000" w:rsidDel="00000000" w:rsidP="00000000" w:rsidRDefault="00000000" w:rsidRPr="00000000" w14:paraId="00000130">
      <w:pPr>
        <w:rPr/>
      </w:pPr>
      <w:r w:rsidDel="00000000" w:rsidR="00000000" w:rsidRPr="00000000">
        <w:rPr>
          <w:b w:val="1"/>
          <w:bCs w:val="1"/>
          <w:rtl w:val="0"/>
        </w:rPr>
        <w:t xml:space="preserve">Email:</w:t>
      </w:r>
      <w:r w:rsidDel="00000000" w:rsidR="00000000" w:rsidRPr="00000000">
        <w:rPr>
          <w:rtl w:val="0"/>
        </w:rPr>
        <w:t xml:space="preserve"> dpo@topsort.com</w:t>
        <w:br w:type="textWrapping"/>
      </w:r>
      <w:r w:rsidDel="00000000" w:rsidR="00000000" w:rsidRPr="00000000">
        <w:rPr>
          <w:b w:val="1"/>
          <w:bCs w:val="1"/>
          <w:rtl w:val="0"/>
        </w:rPr>
        <w:t xml:space="preserve">Address:</w:t>
      </w:r>
      <w:r w:rsidDel="00000000" w:rsidR="00000000" w:rsidRPr="00000000">
        <w:rPr>
          <w:rtl w:val="0"/>
        </w:rPr>
        <w:t xml:space="preserve"> 2459 Greer Road, Palo Alto, California 94303</w:t>
        <w:br w:type="textWrapping"/>
      </w:r>
      <w:r w:rsidDel="00000000" w:rsidR="00000000" w:rsidRPr="00000000">
        <w:rPr>
          <w:b w:val="1"/>
          <w:bCs w:val="1"/>
          <w:rtl w:val="0"/>
        </w:rPr>
        <w:t xml:space="preserve">Phone:</w:t>
      </w:r>
      <w:r w:rsidDel="00000000" w:rsidR="00000000" w:rsidRPr="00000000">
        <w:rPr>
          <w:rtl w:val="0"/>
        </w:rPr>
        <w:t xml:space="preserve"> +1 (650) 530-0012</w:t>
      </w:r>
    </w:p>
    <w:p w:rsidR="00000000" w:rsidDel="00000000" w:rsidP="00000000" w:rsidRDefault="00000000" w:rsidRPr="00000000" w14:paraId="00000131">
      <w:pPr>
        <w:rPr/>
      </w:pPr>
      <w:r w:rsidDel="00000000" w:rsidR="00000000" w:rsidRPr="00000000">
        <w:rPr>
          <w:b w:val="1"/>
          <w:bCs w:val="1"/>
          <w:rtl w:val="0"/>
        </w:rPr>
        <w:t xml:space="preserve">Complaint Process:</w:t>
      </w:r>
      <w:r w:rsidDel="00000000" w:rsidR="00000000" w:rsidRPr="00000000">
        <w:rPr>
          <w:rtl w:val="0"/>
        </w:rPr>
        <w:t xml:space="preserve"> If you have concerns about our handling of your personal information:</w:t>
      </w:r>
    </w:p>
    <w:p w:rsidR="00000000" w:rsidDel="00000000" w:rsidP="00000000" w:rsidRDefault="00000000" w:rsidRPr="00000000" w14:paraId="00000132">
      <w:pPr>
        <w:numPr>
          <w:ilvl w:val="0"/>
          <w:numId w:val="36"/>
        </w:numPr>
        <w:spacing w:after="0" w:before="0" w:lineRule="auto"/>
        <w:ind w:left="720" w:hanging="360"/>
        <w:rPr/>
      </w:pPr>
      <w:r w:rsidDel="00000000" w:rsidR="00000000" w:rsidRPr="00000000">
        <w:rPr>
          <w:rtl w:val="0"/>
        </w:rPr>
        <w:t xml:space="preserve">Contact us using the contact information in the “Contact Information and Complaints” section</w:t>
      </w:r>
    </w:p>
    <w:p w:rsidR="00000000" w:rsidDel="00000000" w:rsidP="00000000" w:rsidRDefault="00000000" w:rsidRPr="00000000" w14:paraId="00000133">
      <w:pPr>
        <w:numPr>
          <w:ilvl w:val="0"/>
          <w:numId w:val="36"/>
        </w:numPr>
        <w:spacing w:after="0" w:before="0" w:lineRule="auto"/>
        <w:ind w:left="720" w:hanging="360"/>
        <w:rPr/>
      </w:pPr>
      <w:r w:rsidDel="00000000" w:rsidR="00000000" w:rsidRPr="00000000">
        <w:rPr>
          <w:rtl w:val="0"/>
        </w:rPr>
        <w:t xml:space="preserve">We will acknowledge your complaint and investigate promptly</w:t>
      </w:r>
    </w:p>
    <w:p w:rsidR="00000000" w:rsidDel="00000000" w:rsidP="00000000" w:rsidRDefault="00000000" w:rsidRPr="00000000" w14:paraId="00000134">
      <w:pPr>
        <w:numPr>
          <w:ilvl w:val="0"/>
          <w:numId w:val="36"/>
        </w:numPr>
        <w:spacing w:after="0" w:before="0" w:lineRule="auto"/>
        <w:ind w:left="720" w:hanging="360"/>
        <w:rPr/>
      </w:pPr>
      <w:r w:rsidDel="00000000" w:rsidR="00000000" w:rsidRPr="00000000">
        <w:rPr>
          <w:rtl w:val="0"/>
        </w:rPr>
        <w:t xml:space="preserve">We will respond within 30 days with our findings and any corrective actions</w:t>
      </w:r>
    </w:p>
    <w:p w:rsidR="00000000" w:rsidDel="00000000" w:rsidP="00000000" w:rsidRDefault="00000000" w:rsidRPr="00000000" w14:paraId="00000135">
      <w:pPr>
        <w:numPr>
          <w:ilvl w:val="0"/>
          <w:numId w:val="36"/>
        </w:numPr>
        <w:spacing w:after="0" w:before="0" w:lineRule="auto"/>
        <w:ind w:left="720" w:hanging="360"/>
        <w:rPr/>
      </w:pPr>
      <w:r w:rsidDel="00000000" w:rsidR="00000000" w:rsidRPr="00000000">
        <w:rPr>
          <w:rtl w:val="0"/>
        </w:rPr>
        <w:t xml:space="preserve">If you are not satisfied, you may contact the relevant supervisory authority</w:t>
      </w:r>
    </w:p>
    <w:p w:rsidR="00000000" w:rsidDel="00000000" w:rsidP="00000000" w:rsidRDefault="00000000" w:rsidRPr="00000000" w14:paraId="00000136">
      <w:pPr>
        <w:rPr/>
      </w:pPr>
      <w:r w:rsidDel="00000000" w:rsidR="00000000" w:rsidRPr="00000000">
        <w:rPr>
          <w:b w:val="1"/>
          <w:bCs w:val="1"/>
          <w:rtl w:val="0"/>
        </w:rPr>
        <w:t xml:space="preserve">Supervisory Authorities:</w:t>
      </w:r>
      <w:r w:rsidDel="00000000" w:rsidR="00000000" w:rsidRPr="00000000">
        <w:rPr>
          <w:rtl w:val="0"/>
        </w:rPr>
      </w:r>
    </w:p>
    <w:p w:rsidR="00000000" w:rsidDel="00000000" w:rsidP="00000000" w:rsidRDefault="00000000" w:rsidRPr="00000000" w14:paraId="00000137">
      <w:pPr>
        <w:numPr>
          <w:ilvl w:val="0"/>
          <w:numId w:val="37"/>
        </w:numPr>
        <w:spacing w:after="0" w:before="0" w:lineRule="auto"/>
        <w:ind w:left="720" w:hanging="360"/>
        <w:rPr/>
      </w:pPr>
      <w:r w:rsidDel="00000000" w:rsidR="00000000" w:rsidRPr="00000000">
        <w:rPr>
          <w:b w:val="1"/>
          <w:bCs w:val="1"/>
          <w:rtl w:val="0"/>
        </w:rPr>
        <w:t xml:space="preserve">Australia:</w:t>
      </w:r>
      <w:r w:rsidDel="00000000" w:rsidR="00000000" w:rsidRPr="00000000">
        <w:rPr>
          <w:rtl w:val="0"/>
        </w:rPr>
        <w:t xml:space="preserve"> Office of the Australian Information Commissioner (OAIC) - www.oaic.gov.au, 1300 363 992</w:t>
      </w:r>
    </w:p>
    <w:p w:rsidR="00000000" w:rsidDel="00000000" w:rsidP="00000000" w:rsidRDefault="00000000" w:rsidRPr="00000000" w14:paraId="00000138">
      <w:pPr>
        <w:numPr>
          <w:ilvl w:val="0"/>
          <w:numId w:val="37"/>
        </w:numPr>
        <w:spacing w:after="0" w:before="0" w:lineRule="auto"/>
        <w:ind w:left="720" w:hanging="360"/>
        <w:rPr/>
      </w:pPr>
      <w:r w:rsidDel="00000000" w:rsidR="00000000" w:rsidRPr="00000000">
        <w:rPr>
          <w:b w:val="1"/>
          <w:bCs w:val="1"/>
          <w:rtl w:val="0"/>
        </w:rPr>
        <w:t xml:space="preserve">European Union:</w:t>
      </w:r>
      <w:r w:rsidDel="00000000" w:rsidR="00000000" w:rsidRPr="00000000">
        <w:rPr>
          <w:rtl w:val="0"/>
        </w:rPr>
        <w:t xml:space="preserve"> Your local data protection authority</w:t>
      </w:r>
    </w:p>
    <w:p w:rsidR="00000000" w:rsidDel="00000000" w:rsidP="00000000" w:rsidRDefault="00000000" w:rsidRPr="00000000" w14:paraId="00000139">
      <w:pPr>
        <w:numPr>
          <w:ilvl w:val="0"/>
          <w:numId w:val="37"/>
        </w:numPr>
        <w:spacing w:after="0" w:before="0" w:lineRule="auto"/>
        <w:ind w:left="720" w:hanging="360"/>
        <w:rPr/>
      </w:pPr>
      <w:r w:rsidDel="00000000" w:rsidR="00000000" w:rsidRPr="00000000">
        <w:rPr>
          <w:b w:val="1"/>
          <w:bCs w:val="1"/>
          <w:rtl w:val="0"/>
        </w:rPr>
        <w:t xml:space="preserve">United States:</w:t>
      </w:r>
      <w:r w:rsidDel="00000000" w:rsidR="00000000" w:rsidRPr="00000000">
        <w:rPr>
          <w:rtl w:val="0"/>
        </w:rPr>
        <w:t xml:space="preserve"> Federal Trade Commission or relevant state authorities</w:t>
      </w:r>
    </w:p>
    <w:p w:rsidR="00000000" w:rsidDel="00000000" w:rsidP="00000000" w:rsidRDefault="00000000" w:rsidRPr="00000000" w14:paraId="0000013A">
      <w:pPr>
        <w:numPr>
          <w:ilvl w:val="0"/>
          <w:numId w:val="37"/>
        </w:numPr>
        <w:spacing w:after="0" w:before="0" w:lineRule="auto"/>
        <w:ind w:left="720" w:hanging="360"/>
        <w:rPr/>
      </w:pPr>
      <w:r w:rsidDel="00000000" w:rsidR="00000000" w:rsidRPr="00000000">
        <w:rPr>
          <w:b w:val="1"/>
          <w:bCs w:val="1"/>
          <w:rtl w:val="0"/>
        </w:rPr>
        <w:t xml:space="preserve">Brazil:</w:t>
      </w:r>
      <w:r w:rsidDel="00000000" w:rsidR="00000000" w:rsidRPr="00000000">
        <w:rPr>
          <w:rtl w:val="0"/>
        </w:rPr>
        <w:t xml:space="preserve"> Brazilian Data Protection Authority (ANPD) - www.gov.br/anpd</w:t>
      </w:r>
    </w:p>
    <w:p w:rsidR="00000000" w:rsidDel="00000000" w:rsidP="00000000" w:rsidRDefault="00000000" w:rsidRPr="00000000" w14:paraId="0000013B">
      <w:pPr>
        <w:pStyle w:val="Heading3"/>
        <w:rPr/>
      </w:pPr>
      <w:r w:rsidDel="00000000" w:rsidR="00000000" w:rsidRPr="00000000">
        <w:rPr>
          <w:rtl w:val="0"/>
        </w:rPr>
        <w:t xml:space="preserve">Data Protection Officer</w:t>
      </w:r>
    </w:p>
    <w:p w:rsidR="00000000" w:rsidDel="00000000" w:rsidP="00000000" w:rsidRDefault="00000000" w:rsidRPr="00000000" w14:paraId="0000013C">
      <w:pPr>
        <w:rPr/>
      </w:pPr>
      <w:r w:rsidDel="00000000" w:rsidR="00000000" w:rsidRPr="00000000">
        <w:rPr>
          <w:rtl w:val="0"/>
        </w:rPr>
        <w:t xml:space="preserve">In accordance with applicable privacy laws including GDPR and Brazilian LGPD, we have appointed a Data Protection Officer (DPO) who serves as:</w:t>
      </w:r>
    </w:p>
    <w:p w:rsidR="00000000" w:rsidDel="00000000" w:rsidP="00000000" w:rsidRDefault="00000000" w:rsidRPr="00000000" w14:paraId="0000013D">
      <w:pPr>
        <w:numPr>
          <w:ilvl w:val="0"/>
          <w:numId w:val="38"/>
        </w:numPr>
        <w:spacing w:after="0" w:before="0" w:lineRule="auto"/>
        <w:ind w:left="720" w:hanging="360"/>
        <w:rPr/>
      </w:pPr>
      <w:r w:rsidDel="00000000" w:rsidR="00000000" w:rsidRPr="00000000">
        <w:rPr>
          <w:rtl w:val="0"/>
        </w:rPr>
        <w:t xml:space="preserve">Primary contact for privacy-related inquiries and rights requests</w:t>
      </w:r>
    </w:p>
    <w:p w:rsidR="00000000" w:rsidDel="00000000" w:rsidP="00000000" w:rsidRDefault="00000000" w:rsidRPr="00000000" w14:paraId="0000013E">
      <w:pPr>
        <w:numPr>
          <w:ilvl w:val="0"/>
          <w:numId w:val="38"/>
        </w:numPr>
        <w:spacing w:after="0" w:before="0" w:lineRule="auto"/>
        <w:ind w:left="720" w:hanging="360"/>
        <w:rPr/>
      </w:pPr>
      <w:r w:rsidDel="00000000" w:rsidR="00000000" w:rsidRPr="00000000">
        <w:rPr>
          <w:rtl w:val="0"/>
        </w:rPr>
        <w:t xml:space="preserve">Monitor for compliance with data protection laws and regulations</w:t>
      </w:r>
    </w:p>
    <w:p w:rsidR="00000000" w:rsidDel="00000000" w:rsidP="00000000" w:rsidRDefault="00000000" w:rsidRPr="00000000" w14:paraId="0000013F">
      <w:pPr>
        <w:numPr>
          <w:ilvl w:val="0"/>
          <w:numId w:val="38"/>
        </w:numPr>
        <w:spacing w:after="0" w:before="0" w:lineRule="auto"/>
        <w:ind w:left="720" w:hanging="360"/>
        <w:rPr/>
      </w:pPr>
      <w:r w:rsidDel="00000000" w:rsidR="00000000" w:rsidRPr="00000000">
        <w:rPr>
          <w:rtl w:val="0"/>
        </w:rPr>
        <w:t xml:space="preserve">Point of contact for supervisory authorities on data protection matters</w:t>
      </w:r>
    </w:p>
    <w:p w:rsidR="00000000" w:rsidDel="00000000" w:rsidP="00000000" w:rsidRDefault="00000000" w:rsidRPr="00000000" w14:paraId="00000140">
      <w:pPr>
        <w:rPr/>
      </w:pPr>
      <w:r w:rsidDel="00000000" w:rsidR="00000000" w:rsidRPr="00000000">
        <w:rPr>
          <w:b w:val="1"/>
          <w:bCs w:val="1"/>
          <w:rtl w:val="0"/>
        </w:rPr>
        <w:t xml:space="preserve">DPO Contact Information:</w:t>
      </w:r>
      <w:r w:rsidDel="00000000" w:rsidR="00000000" w:rsidRPr="00000000">
        <w:rPr>
          <w:rtl w:val="0"/>
        </w:rPr>
      </w:r>
    </w:p>
    <w:p w:rsidR="00000000" w:rsidDel="00000000" w:rsidP="00000000" w:rsidRDefault="00000000" w:rsidRPr="00000000" w14:paraId="00000141">
      <w:pPr>
        <w:numPr>
          <w:ilvl w:val="0"/>
          <w:numId w:val="39"/>
        </w:numPr>
        <w:spacing w:after="0" w:before="0" w:lineRule="auto"/>
        <w:ind w:left="720" w:hanging="360"/>
        <w:rPr/>
      </w:pPr>
      <w:r w:rsidDel="00000000" w:rsidR="00000000" w:rsidRPr="00000000">
        <w:rPr>
          <w:rtl w:val="0"/>
        </w:rPr>
        <w:t xml:space="preserve">Email: dpo@topsort.com</w:t>
      </w:r>
    </w:p>
    <w:p w:rsidR="00000000" w:rsidDel="00000000" w:rsidP="00000000" w:rsidRDefault="00000000" w:rsidRPr="00000000" w14:paraId="00000142">
      <w:pPr>
        <w:numPr>
          <w:ilvl w:val="0"/>
          <w:numId w:val="39"/>
        </w:numPr>
        <w:spacing w:after="0" w:before="0" w:lineRule="auto"/>
        <w:ind w:left="720" w:hanging="360"/>
        <w:rPr/>
      </w:pPr>
      <w:r w:rsidDel="00000000" w:rsidR="00000000" w:rsidRPr="00000000">
        <w:rPr>
          <w:rtl w:val="0"/>
        </w:rPr>
        <w:t xml:space="preserve">Address: 2459 Greer Road, Palo Alto, California 94303</w:t>
      </w:r>
    </w:p>
    <w:p w:rsidR="00000000" w:rsidDel="00000000" w:rsidP="00000000" w:rsidRDefault="00000000" w:rsidRPr="00000000" w14:paraId="00000143">
      <w:pPr>
        <w:rPr/>
      </w:pPr>
      <w:r w:rsidDel="00000000" w:rsidR="00000000" w:rsidRPr="00000000">
        <w:rPr>
          <w:rtl w:val="0"/>
        </w:rPr>
        <w:t xml:space="preserve">Our DPO is available to assist with privacy questions, rights requests, and compliance matters for all jurisdictions where we operate.</w:t>
      </w:r>
    </w:p>
    <w:p w:rsidR="00000000" w:rsidDel="00000000" w:rsidP="00000000" w:rsidRDefault="00000000" w:rsidRPr="00000000" w14:paraId="00000144">
      <w:pPr>
        <w:pStyle w:val="Heading3"/>
        <w:rPr/>
      </w:pPr>
      <w:r w:rsidDel="00000000" w:rsidR="00000000" w:rsidRPr="00000000">
        <w:rPr>
          <w:rtl w:val="0"/>
        </w:rPr>
        <w:t xml:space="preserve">Policy Updates</w:t>
      </w:r>
    </w:p>
    <w:p w:rsidR="00000000" w:rsidDel="00000000" w:rsidP="00000000" w:rsidRDefault="00000000" w:rsidRPr="00000000" w14:paraId="00000145">
      <w:pPr>
        <w:rPr/>
      </w:pPr>
      <w:r w:rsidDel="00000000" w:rsidR="00000000" w:rsidRPr="00000000">
        <w:rPr>
          <w:rtl w:val="0"/>
        </w:rPr>
        <w:t xml:space="preserve">We may update this Privacy Policy to reflect changes in our practices, legal requirements, or business operations. Material changes will be communicated through:</w:t>
      </w:r>
    </w:p>
    <w:p w:rsidR="00000000" w:rsidDel="00000000" w:rsidP="00000000" w:rsidRDefault="00000000" w:rsidRPr="00000000" w14:paraId="00000146">
      <w:pPr>
        <w:numPr>
          <w:ilvl w:val="0"/>
          <w:numId w:val="40"/>
        </w:numPr>
        <w:spacing w:after="0" w:before="0" w:lineRule="auto"/>
        <w:ind w:left="720" w:hanging="360"/>
        <w:rPr/>
      </w:pPr>
      <w:r w:rsidDel="00000000" w:rsidR="00000000" w:rsidRPr="00000000">
        <w:rPr>
          <w:rtl w:val="0"/>
        </w:rPr>
        <w:t xml:space="preserve">Email notification to registered users</w:t>
      </w:r>
    </w:p>
    <w:p w:rsidR="00000000" w:rsidDel="00000000" w:rsidP="00000000" w:rsidRDefault="00000000" w:rsidRPr="00000000" w14:paraId="00000147">
      <w:pPr>
        <w:numPr>
          <w:ilvl w:val="0"/>
          <w:numId w:val="40"/>
        </w:numPr>
        <w:spacing w:after="0" w:before="0" w:lineRule="auto"/>
        <w:ind w:left="720" w:hanging="360"/>
        <w:rPr/>
      </w:pPr>
      <w:r w:rsidDel="00000000" w:rsidR="00000000" w:rsidRPr="00000000">
        <w:rPr>
          <w:rtl w:val="0"/>
        </w:rPr>
        <w:t xml:space="preserve">Prominent notice on our website</w:t>
      </w:r>
    </w:p>
    <w:p w:rsidR="00000000" w:rsidDel="00000000" w:rsidP="00000000" w:rsidRDefault="00000000" w:rsidRPr="00000000" w14:paraId="00000148">
      <w:pPr>
        <w:numPr>
          <w:ilvl w:val="0"/>
          <w:numId w:val="40"/>
        </w:numPr>
        <w:spacing w:after="0" w:before="0" w:lineRule="auto"/>
        <w:ind w:left="720" w:hanging="360"/>
        <w:rPr/>
      </w:pPr>
      <w:r w:rsidDel="00000000" w:rsidR="00000000" w:rsidRPr="00000000">
        <w:rPr>
          <w:rtl w:val="0"/>
        </w:rPr>
        <w:t xml:space="preserve">Direct communication to affected customers</w:t>
      </w:r>
    </w:p>
    <w:p w:rsidR="00000000" w:rsidDel="00000000" w:rsidP="00000000" w:rsidRDefault="00000000" w:rsidRPr="00000000" w14:paraId="00000149">
      <w:pPr>
        <w:numPr>
          <w:ilvl w:val="0"/>
          <w:numId w:val="40"/>
        </w:numPr>
        <w:spacing w:after="0" w:before="0" w:lineRule="auto"/>
        <w:ind w:left="720" w:hanging="360"/>
        <w:rPr/>
      </w:pPr>
      <w:r w:rsidDel="00000000" w:rsidR="00000000" w:rsidRPr="00000000">
        <w:rPr>
          <w:rtl w:val="0"/>
        </w:rPr>
        <w:t xml:space="preserve">Updated effective date and last updated information</w:t>
      </w:r>
    </w:p>
    <w:p w:rsidR="00000000" w:rsidDel="00000000" w:rsidP="00000000" w:rsidRDefault="00000000" w:rsidRPr="00000000" w14:paraId="0000014A">
      <w:pPr>
        <w:rPr/>
      </w:pPr>
      <w:r w:rsidDel="00000000" w:rsidR="00000000" w:rsidRPr="00000000">
        <w:rPr>
          <w:rtl w:val="0"/>
        </w:rPr>
        <w:t xml:space="preserve">Continued use of our services after policy changes constitutes acceptance of the updated terms, unless stronger consent requirements apply under applicable law.</w:t>
      </w:r>
    </w:p>
    <w:p w:rsidR="00000000" w:rsidDel="00000000" w:rsidP="00000000" w:rsidRDefault="00000000" w:rsidRPr="00000000" w14:paraId="0000014B">
      <w:pPr>
        <w:pStyle w:val="Heading3"/>
        <w:rPr/>
      </w:pPr>
      <w:r w:rsidDel="00000000" w:rsidR="00000000" w:rsidRPr="00000000">
        <w:rPr>
          <w:rtl w:val="0"/>
        </w:rPr>
        <w:t xml:space="preserve">Policy Compliance</w:t>
      </w:r>
    </w:p>
    <w:p w:rsidR="00000000" w:rsidDel="00000000" w:rsidP="00000000" w:rsidRDefault="00000000" w:rsidRPr="00000000" w14:paraId="0000014C">
      <w:pPr>
        <w:rPr/>
      </w:pPr>
      <w:r w:rsidDel="00000000" w:rsidR="00000000" w:rsidRPr="00000000">
        <w:rPr>
          <w:rtl w:val="0"/>
        </w:rPr>
        <w:t xml:space="preserve">Topsort will measure and verify compliance with this policy through various methods, including but not limited to business tool reports, internal and external audits, and regular policy reviews in accordance with our Information Security Management System.</w:t>
      </w:r>
    </w:p>
    <w:p w:rsidR="00000000" w:rsidDel="00000000" w:rsidP="00000000" w:rsidRDefault="00000000" w:rsidRPr="00000000" w14:paraId="0000014D">
      <w:pPr>
        <w:pStyle w:val="Heading3"/>
        <w:rPr/>
      </w:pPr>
      <w:r w:rsidDel="00000000" w:rsidR="00000000" w:rsidRPr="00000000">
        <w:rPr>
          <w:rtl w:val="0"/>
        </w:rPr>
        <w:t xml:space="preserve">Exceptions</w:t>
      </w:r>
    </w:p>
    <w:p w:rsidR="00000000" w:rsidDel="00000000" w:rsidP="00000000" w:rsidRDefault="00000000" w:rsidRPr="00000000" w14:paraId="0000014E">
      <w:pPr>
        <w:rPr/>
      </w:pPr>
      <w:r w:rsidDel="00000000" w:rsidR="00000000" w:rsidRPr="00000000">
        <w:rPr>
          <w:rtl w:val="0"/>
        </w:rPr>
        <w:t xml:space="preserve">Requests for an exception to this policy must be submitted to the Chief Technology Officer or the Chief Executive Officer for approval.</w:t>
      </w:r>
    </w:p>
    <w:p w:rsidR="00000000" w:rsidDel="00000000" w:rsidP="00000000" w:rsidRDefault="00000000" w:rsidRPr="00000000" w14:paraId="0000014F">
      <w:pPr>
        <w:pStyle w:val="Heading3"/>
        <w:rPr/>
      </w:pPr>
      <w:r w:rsidDel="00000000" w:rsidR="00000000" w:rsidRPr="00000000">
        <w:rPr>
          <w:rtl w:val="0"/>
        </w:rPr>
        <w:t xml:space="preserve">Violations &amp; Enforcement</w:t>
      </w:r>
    </w:p>
    <w:p w:rsidR="00000000" w:rsidDel="00000000" w:rsidP="00000000" w:rsidRDefault="00000000" w:rsidRPr="00000000" w14:paraId="00000150">
      <w:pPr>
        <w:rPr/>
      </w:pPr>
      <w:r w:rsidDel="00000000" w:rsidR="00000000" w:rsidRPr="00000000">
        <w:rPr>
          <w:rtl w:val="0"/>
        </w:rPr>
        <w:t xml:space="preserve">Any known violations of this policy should be reported to legal@topsort.com or to the Chief Executive Officer. Violations of this policy can result in immediate withdrawal or suspension of system and network privileges and/or disciplinary action in accordance with company procedures up to and including termination of employment.</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Version History:</w:t>
      </w:r>
      <w:r w:rsidDel="00000000" w:rsidR="00000000" w:rsidRPr="00000000">
        <w:rPr>
          <w:rtl w:val="0"/>
        </w:rPr>
      </w:r>
    </w:p>
    <w:tbl>
      <w:tblPr>
        <w:tblStyle w:val="Table2"/>
        <w:tblW w:w="7918.0" w:type="dxa"/>
        <w:jc w:val="left"/>
        <w:tblBorders>
          <w:top w:color="141b49" w:space="0" w:sz="4" w:val="single"/>
          <w:left w:color="141b49" w:space="0" w:sz="4" w:val="single"/>
          <w:bottom w:color="141b49" w:space="0" w:sz="4" w:val="single"/>
          <w:right w:color="141b49" w:space="0" w:sz="4" w:val="single"/>
          <w:insideH w:color="141b49" w:space="0" w:sz="4" w:val="single"/>
          <w:insideV w:color="141b49" w:space="0" w:sz="4" w:val="single"/>
        </w:tblBorders>
        <w:tblLayout w:type="fixed"/>
        <w:tblLook w:val="0000"/>
      </w:tblPr>
      <w:tblGrid>
        <w:gridCol w:w="1425"/>
        <w:gridCol w:w="950"/>
        <w:gridCol w:w="2059"/>
        <w:gridCol w:w="1425"/>
        <w:gridCol w:w="2059"/>
        <w:tblGridChange w:id="0">
          <w:tblGrid>
            <w:gridCol w:w="1425"/>
            <w:gridCol w:w="950"/>
            <w:gridCol w:w="2059"/>
            <w:gridCol w:w="1425"/>
            <w:gridCol w:w="2059"/>
          </w:tblGrid>
        </w:tblGridChange>
      </w:tblGrid>
      <w:tr>
        <w:trPr>
          <w:cantSplit w:val="0"/>
          <w:tblHeader w:val="1"/>
        </w:trPr>
        <w:tc>
          <w:tcPr>
            <w:shd w:fill="141b49" w:val="clear"/>
          </w:tcPr>
          <w:p w:rsidR="00000000" w:rsidDel="00000000" w:rsidP="00000000" w:rsidRDefault="00000000" w:rsidRPr="00000000" w14:paraId="00000153">
            <w:pPr>
              <w:spacing w:after="0" w:before="0" w:line="240" w:lineRule="auto"/>
              <w:ind w:left="0" w:firstLine="0"/>
              <w:rPr/>
            </w:pPr>
            <w:r w:rsidDel="00000000" w:rsidR="00000000" w:rsidRPr="00000000">
              <w:rPr>
                <w:color w:val="ffffff"/>
                <w:rtl w:val="0"/>
              </w:rPr>
              <w:t xml:space="preserve">Version</w:t>
            </w:r>
            <w:r w:rsidDel="00000000" w:rsidR="00000000" w:rsidRPr="00000000">
              <w:rPr>
                <w:rtl w:val="0"/>
              </w:rPr>
            </w:r>
          </w:p>
        </w:tc>
        <w:tc>
          <w:tcPr>
            <w:shd w:fill="141b49" w:val="clear"/>
          </w:tcPr>
          <w:p w:rsidR="00000000" w:rsidDel="00000000" w:rsidP="00000000" w:rsidRDefault="00000000" w:rsidRPr="00000000" w14:paraId="00000154">
            <w:pPr>
              <w:spacing w:after="0" w:before="0" w:line="240" w:lineRule="auto"/>
              <w:ind w:left="0" w:firstLine="0"/>
              <w:rPr/>
            </w:pPr>
            <w:r w:rsidDel="00000000" w:rsidR="00000000" w:rsidRPr="00000000">
              <w:rPr>
                <w:color w:val="ffffff"/>
                <w:rtl w:val="0"/>
              </w:rPr>
              <w:t xml:space="preserve">Date</w:t>
            </w:r>
            <w:r w:rsidDel="00000000" w:rsidR="00000000" w:rsidRPr="00000000">
              <w:rPr>
                <w:rtl w:val="0"/>
              </w:rPr>
            </w:r>
          </w:p>
        </w:tc>
        <w:tc>
          <w:tcPr>
            <w:shd w:fill="141b49" w:val="clear"/>
          </w:tcPr>
          <w:p w:rsidR="00000000" w:rsidDel="00000000" w:rsidP="00000000" w:rsidRDefault="00000000" w:rsidRPr="00000000" w14:paraId="00000155">
            <w:pPr>
              <w:spacing w:after="0" w:before="0" w:line="240" w:lineRule="auto"/>
              <w:ind w:left="0" w:firstLine="0"/>
              <w:rPr/>
            </w:pPr>
            <w:r w:rsidDel="00000000" w:rsidR="00000000" w:rsidRPr="00000000">
              <w:rPr>
                <w:color w:val="ffffff"/>
                <w:rtl w:val="0"/>
              </w:rPr>
              <w:t xml:space="preserve">Description</w:t>
            </w:r>
            <w:r w:rsidDel="00000000" w:rsidR="00000000" w:rsidRPr="00000000">
              <w:rPr>
                <w:rtl w:val="0"/>
              </w:rPr>
            </w:r>
          </w:p>
        </w:tc>
        <w:tc>
          <w:tcPr>
            <w:shd w:fill="141b49" w:val="clear"/>
          </w:tcPr>
          <w:p w:rsidR="00000000" w:rsidDel="00000000" w:rsidP="00000000" w:rsidRDefault="00000000" w:rsidRPr="00000000" w14:paraId="00000156">
            <w:pPr>
              <w:spacing w:after="0" w:before="0" w:line="240" w:lineRule="auto"/>
              <w:ind w:left="0" w:firstLine="0"/>
              <w:rPr/>
            </w:pPr>
            <w:r w:rsidDel="00000000" w:rsidR="00000000" w:rsidRPr="00000000">
              <w:rPr>
                <w:color w:val="ffffff"/>
                <w:rtl w:val="0"/>
              </w:rPr>
              <w:t xml:space="preserve">Author</w:t>
            </w:r>
            <w:r w:rsidDel="00000000" w:rsidR="00000000" w:rsidRPr="00000000">
              <w:rPr>
                <w:rtl w:val="0"/>
              </w:rPr>
            </w:r>
          </w:p>
        </w:tc>
        <w:tc>
          <w:tcPr>
            <w:shd w:fill="141b49" w:val="clear"/>
          </w:tcPr>
          <w:p w:rsidR="00000000" w:rsidDel="00000000" w:rsidP="00000000" w:rsidRDefault="00000000" w:rsidRPr="00000000" w14:paraId="00000157">
            <w:pPr>
              <w:spacing w:after="0" w:before="0" w:line="240" w:lineRule="auto"/>
              <w:ind w:left="0" w:firstLine="0"/>
              <w:rPr/>
            </w:pPr>
            <w:r w:rsidDel="00000000" w:rsidR="00000000" w:rsidRPr="00000000">
              <w:rPr>
                <w:color w:val="ffffff"/>
                <w:rtl w:val="0"/>
              </w:rPr>
              <w:t xml:space="preserve">Approved by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8">
            <w:pPr>
              <w:spacing w:after="0" w:before="0" w:line="240" w:lineRule="auto"/>
              <w:ind w:left="0" w:firstLine="0"/>
              <w:rPr/>
            </w:pPr>
            <w:r w:rsidDel="00000000" w:rsidR="00000000" w:rsidRPr="00000000">
              <w:rPr>
                <w:rtl w:val="0"/>
              </w:rPr>
              <w:t xml:space="preserve">1.0</w:t>
            </w:r>
          </w:p>
        </w:tc>
        <w:tc>
          <w:tcPr>
            <w:shd w:fill="ffffff" w:val="clear"/>
          </w:tcPr>
          <w:p w:rsidR="00000000" w:rsidDel="00000000" w:rsidP="00000000" w:rsidRDefault="00000000" w:rsidRPr="00000000" w14:paraId="00000159">
            <w:pPr>
              <w:spacing w:after="0" w:before="0" w:line="240" w:lineRule="auto"/>
              <w:ind w:left="0" w:firstLine="0"/>
              <w:rPr/>
            </w:pPr>
            <w:r w:rsidDel="00000000" w:rsidR="00000000" w:rsidRPr="00000000">
              <w:rPr>
                <w:rtl w:val="0"/>
              </w:rPr>
              <w:t xml:space="preserve">November 1st, 2021</w:t>
            </w:r>
          </w:p>
        </w:tc>
        <w:tc>
          <w:tcPr>
            <w:shd w:fill="ffffff" w:val="clear"/>
          </w:tcPr>
          <w:p w:rsidR="00000000" w:rsidDel="00000000" w:rsidP="00000000" w:rsidRDefault="00000000" w:rsidRPr="00000000" w14:paraId="0000015A">
            <w:pPr>
              <w:spacing w:after="0" w:before="0" w:line="240" w:lineRule="auto"/>
              <w:ind w:left="0" w:firstLine="0"/>
              <w:rPr/>
            </w:pPr>
            <w:r w:rsidDel="00000000" w:rsidR="00000000" w:rsidRPr="00000000">
              <w:rPr>
                <w:rtl w:val="0"/>
              </w:rPr>
              <w:t xml:space="preserve">First version</w:t>
            </w:r>
          </w:p>
        </w:tc>
        <w:tc>
          <w:tcPr>
            <w:shd w:fill="ffffff" w:val="clear"/>
          </w:tcPr>
          <w:p w:rsidR="00000000" w:rsidDel="00000000" w:rsidP="00000000" w:rsidRDefault="00000000" w:rsidRPr="00000000" w14:paraId="0000015B">
            <w:pPr>
              <w:spacing w:after="0" w:before="0" w:line="240" w:lineRule="auto"/>
              <w:ind w:left="0" w:firstLine="0"/>
              <w:rPr/>
            </w:pPr>
            <w:r w:rsidDel="00000000" w:rsidR="00000000" w:rsidRPr="00000000">
              <w:rPr>
                <w:rtl w:val="0"/>
              </w:rPr>
              <w:t xml:space="preserve">Ember Thomas</w:t>
            </w:r>
          </w:p>
        </w:tc>
        <w:tc>
          <w:tcPr>
            <w:shd w:fill="ffffff" w:val="clear"/>
          </w:tcPr>
          <w:p w:rsidR="00000000" w:rsidDel="00000000" w:rsidP="00000000" w:rsidRDefault="00000000" w:rsidRPr="00000000" w14:paraId="0000015C">
            <w:pPr>
              <w:spacing w:after="0" w:before="0" w:line="240" w:lineRule="auto"/>
              <w:ind w:left="0" w:firstLine="0"/>
              <w:rPr/>
            </w:pPr>
            <w:r w:rsidDel="00000000" w:rsidR="00000000" w:rsidRPr="00000000">
              <w:rPr>
                <w:rtl w:val="0"/>
              </w:rPr>
              <w:t xml:space="preserve">Francisco Larrain</w:t>
            </w:r>
          </w:p>
        </w:tc>
      </w:tr>
      <w:tr>
        <w:trPr>
          <w:cantSplit w:val="0"/>
          <w:tblHeader w:val="0"/>
        </w:trPr>
        <w:tc>
          <w:tcPr>
            <w:shd w:fill="ffffff" w:val="clear"/>
          </w:tcPr>
          <w:p w:rsidR="00000000" w:rsidDel="00000000" w:rsidP="00000000" w:rsidRDefault="00000000" w:rsidRPr="00000000" w14:paraId="0000015D">
            <w:pPr>
              <w:spacing w:after="0" w:before="0" w:line="240" w:lineRule="auto"/>
              <w:ind w:left="0" w:firstLine="0"/>
              <w:rPr/>
            </w:pPr>
            <w:r w:rsidDel="00000000" w:rsidR="00000000" w:rsidRPr="00000000">
              <w:rPr>
                <w:rtl w:val="0"/>
              </w:rPr>
              <w:t xml:space="preserve">2.0</w:t>
            </w:r>
          </w:p>
        </w:tc>
        <w:tc>
          <w:tcPr>
            <w:shd w:fill="ffffff" w:val="clear"/>
          </w:tcPr>
          <w:p w:rsidR="00000000" w:rsidDel="00000000" w:rsidP="00000000" w:rsidRDefault="00000000" w:rsidRPr="00000000" w14:paraId="0000015E">
            <w:pPr>
              <w:spacing w:after="0" w:before="0" w:line="240" w:lineRule="auto"/>
              <w:ind w:left="0" w:firstLine="0"/>
              <w:rPr/>
            </w:pPr>
            <w:r w:rsidDel="00000000" w:rsidR="00000000" w:rsidRPr="00000000">
              <w:rPr>
                <w:rtl w:val="0"/>
              </w:rPr>
              <w:t xml:space="preserve">September 30th, 2025</w:t>
            </w:r>
          </w:p>
        </w:tc>
        <w:tc>
          <w:tcPr>
            <w:shd w:fill="ffffff" w:val="clear"/>
          </w:tcPr>
          <w:p w:rsidR="00000000" w:rsidDel="00000000" w:rsidP="00000000" w:rsidRDefault="00000000" w:rsidRPr="00000000" w14:paraId="0000015F">
            <w:pPr>
              <w:spacing w:after="0" w:before="0" w:line="240" w:lineRule="auto"/>
              <w:ind w:left="0" w:firstLine="0"/>
              <w:rPr/>
            </w:pPr>
            <w:r w:rsidDel="00000000" w:rsidR="00000000" w:rsidRPr="00000000">
              <w:rPr>
                <w:rtl w:val="0"/>
              </w:rPr>
              <w:t xml:space="preserve">First version integrating web policies and compliance requirements</w:t>
            </w:r>
          </w:p>
        </w:tc>
        <w:tc>
          <w:tcPr>
            <w:shd w:fill="ffffff" w:val="clear"/>
          </w:tcPr>
          <w:p w:rsidR="00000000" w:rsidDel="00000000" w:rsidP="00000000" w:rsidRDefault="00000000" w:rsidRPr="00000000" w14:paraId="00000160">
            <w:pPr>
              <w:spacing w:after="0" w:before="0" w:line="240" w:lineRule="auto"/>
              <w:ind w:left="0" w:firstLine="0"/>
              <w:rPr/>
            </w:pPr>
            <w:r w:rsidDel="00000000" w:rsidR="00000000" w:rsidRPr="00000000">
              <w:rPr>
                <w:rtl w:val="0"/>
              </w:rPr>
              <w:t xml:space="preserve">Francisco Cabezas</w:t>
            </w:r>
          </w:p>
        </w:tc>
        <w:tc>
          <w:tcPr>
            <w:shd w:fill="ffffff" w:val="clear"/>
          </w:tcPr>
          <w:p w:rsidR="00000000" w:rsidDel="00000000" w:rsidP="00000000" w:rsidRDefault="00000000" w:rsidRPr="00000000" w14:paraId="00000161">
            <w:pPr>
              <w:spacing w:after="0" w:before="0" w:line="240" w:lineRule="auto"/>
              <w:ind w:left="0" w:firstLine="0"/>
              <w:rPr/>
            </w:pPr>
            <w:r w:rsidDel="00000000" w:rsidR="00000000" w:rsidRPr="00000000">
              <w:rPr>
                <w:rtl w:val="0"/>
              </w:rPr>
              <w:t xml:space="preserve">Francisco Larrain</w:t>
            </w:r>
          </w:p>
        </w:tc>
      </w:tr>
      <w:tr>
        <w:trPr>
          <w:cantSplit w:val="0"/>
          <w:tblHeader w:val="0"/>
        </w:trPr>
        <w:tc>
          <w:tcPr>
            <w:shd w:fill="ffffff" w:val="clear"/>
          </w:tcPr>
          <w:p w:rsidR="00000000" w:rsidDel="00000000" w:rsidP="00000000" w:rsidRDefault="00000000" w:rsidRPr="00000000" w14:paraId="00000162">
            <w:pPr>
              <w:spacing w:after="0" w:before="0" w:line="240" w:lineRule="auto"/>
              <w:ind w:left="0" w:firstLine="0"/>
              <w:rPr/>
            </w:pPr>
            <w:r w:rsidDel="00000000" w:rsidR="00000000" w:rsidRPr="00000000">
              <w:rPr>
                <w:rtl w:val="0"/>
              </w:rPr>
              <w:t xml:space="preserve">2.1</w:t>
            </w:r>
          </w:p>
        </w:tc>
        <w:tc>
          <w:tcPr>
            <w:shd w:fill="ffffff" w:val="clear"/>
          </w:tcPr>
          <w:p w:rsidR="00000000" w:rsidDel="00000000" w:rsidP="00000000" w:rsidRDefault="00000000" w:rsidRPr="00000000" w14:paraId="00000163">
            <w:pPr>
              <w:spacing w:after="0" w:before="0" w:line="240" w:lineRule="auto"/>
              <w:ind w:left="0" w:firstLine="0"/>
              <w:rPr/>
            </w:pPr>
            <w:r w:rsidDel="00000000" w:rsidR="00000000" w:rsidRPr="00000000">
              <w:rPr>
                <w:rtl w:val="0"/>
              </w:rPr>
              <w:t xml:space="preserve">May 18th, 2026</w:t>
            </w:r>
          </w:p>
        </w:tc>
        <w:tc>
          <w:tcPr>
            <w:shd w:fill="ffffff" w:val="clear"/>
          </w:tcPr>
          <w:p w:rsidR="00000000" w:rsidDel="00000000" w:rsidP="00000000" w:rsidRDefault="00000000" w:rsidRPr="00000000" w14:paraId="00000164">
            <w:pPr>
              <w:spacing w:after="0" w:before="0" w:line="240" w:lineRule="auto"/>
              <w:ind w:left="0" w:firstLine="0"/>
              <w:rPr/>
            </w:pPr>
            <w:r w:rsidDel="00000000" w:rsidR="00000000" w:rsidRPr="00000000">
              <w:rPr>
                <w:rtl w:val="0"/>
              </w:rPr>
              <w:t xml:space="preserve">Applied PDF authoritative version: contact details, dates, exceptions, glossary</w:t>
            </w:r>
          </w:p>
        </w:tc>
        <w:tc>
          <w:tcPr>
            <w:shd w:fill="ffffff" w:val="clear"/>
          </w:tcPr>
          <w:p w:rsidR="00000000" w:rsidDel="00000000" w:rsidP="00000000" w:rsidRDefault="00000000" w:rsidRPr="00000000" w14:paraId="00000165">
            <w:pPr>
              <w:spacing w:after="0" w:before="0" w:line="240" w:lineRule="auto"/>
              <w:ind w:left="0" w:firstLine="0"/>
              <w:rPr/>
            </w:pPr>
            <w:r w:rsidDel="00000000" w:rsidR="00000000" w:rsidRPr="00000000">
              <w:rPr>
                <w:rtl w:val="0"/>
              </w:rPr>
              <w:t xml:space="preserve">Felipe Fuller</w:t>
            </w:r>
          </w:p>
        </w:tc>
        <w:tc>
          <w:tcPr>
            <w:shd w:fill="ffffff" w:val="clear"/>
          </w:tcPr>
          <w:p w:rsidR="00000000" w:rsidDel="00000000" w:rsidP="00000000" w:rsidRDefault="00000000" w:rsidRPr="00000000" w14:paraId="00000166">
            <w:pPr>
              <w:spacing w:after="0" w:before="0" w:line="240" w:lineRule="auto"/>
              <w:ind w:left="0" w:firstLine="0"/>
              <w:rPr/>
            </w:pPr>
            <w:r w:rsidDel="00000000" w:rsidR="00000000" w:rsidRPr="00000000">
              <w:rPr>
                <w:rtl w:val="0"/>
              </w:rPr>
              <w:t xml:space="preserve">Francisco Cabezas</w:t>
            </w:r>
          </w:p>
        </w:tc>
      </w:tr>
    </w:tbl>
    <w:p w:rsidR="00000000" w:rsidDel="00000000" w:rsidP="00000000" w:rsidRDefault="00000000" w:rsidRPr="00000000" w14:paraId="00000167">
      <w:pPr>
        <w:rPr/>
      </w:pPr>
      <w:r w:rsidDel="00000000" w:rsidR="00000000" w:rsidRPr="00000000">
        <w:rPr>
          <w:b w:val="1"/>
          <w:bCs w:val="1"/>
          <w:rtl w:val="0"/>
        </w:rPr>
        <w:t xml:space="preserve">ISO 27001 Coverage:</w:t>
      </w:r>
      <w:r w:rsidDel="00000000" w:rsidR="00000000" w:rsidRPr="00000000">
        <w:rPr>
          <w:rtl w:val="0"/>
        </w:rPr>
        <w:t xml:space="preserve"> ISO 27001 4.1; A.18.1; A.13.2; A.18.1.4</w:t>
      </w:r>
    </w:p>
    <w:p w:rsidR="00000000" w:rsidDel="00000000" w:rsidP="00000000" w:rsidRDefault="00000000" w:rsidRPr="00000000" w14:paraId="00000168">
      <w:pPr>
        <w:rPr/>
      </w:pPr>
      <w:r w:rsidDel="00000000" w:rsidR="00000000" w:rsidRPr="00000000">
        <w:rPr>
          <w:b w:val="1"/>
          <w:bCs w:val="1"/>
          <w:rtl w:val="0"/>
        </w:rPr>
        <w:t xml:space="preserve">Related Policies:</w:t>
      </w:r>
      <w:r w:rsidDel="00000000" w:rsidR="00000000" w:rsidRPr="00000000">
        <w:rPr>
          <w:rtl w:val="0"/>
        </w:rPr>
      </w:r>
    </w:p>
    <w:p w:rsidR="00000000" w:rsidDel="00000000" w:rsidP="00000000" w:rsidRDefault="00000000" w:rsidRPr="00000000" w14:paraId="00000169">
      <w:pPr>
        <w:numPr>
          <w:ilvl w:val="0"/>
          <w:numId w:val="41"/>
        </w:numPr>
        <w:spacing w:after="0" w:before="0" w:lineRule="auto"/>
        <w:ind w:left="720" w:hanging="360"/>
        <w:rPr/>
      </w:pPr>
      <w:r w:rsidDel="00000000" w:rsidR="00000000" w:rsidRPr="00000000">
        <w:rPr>
          <w:rtl w:val="0"/>
        </w:rPr>
        <w:t xml:space="preserve">Data Management Policy</w:t>
      </w:r>
    </w:p>
    <w:p w:rsidR="00000000" w:rsidDel="00000000" w:rsidP="00000000" w:rsidRDefault="00000000" w:rsidRPr="00000000" w14:paraId="0000016A">
      <w:pPr>
        <w:numPr>
          <w:ilvl w:val="0"/>
          <w:numId w:val="41"/>
        </w:numPr>
        <w:spacing w:after="0" w:before="0" w:lineRule="auto"/>
        <w:ind w:left="720" w:hanging="360"/>
        <w:rPr/>
      </w:pPr>
      <w:r w:rsidDel="00000000" w:rsidR="00000000" w:rsidRPr="00000000">
        <w:rPr>
          <w:rtl w:val="0"/>
        </w:rPr>
        <w:t xml:space="preserve">Information Security Management System (ISMS) Policy</w:t>
      </w:r>
    </w:p>
    <w:p w:rsidR="00000000" w:rsidDel="00000000" w:rsidP="00000000" w:rsidRDefault="00000000" w:rsidRPr="00000000" w14:paraId="0000016B">
      <w:pPr>
        <w:numPr>
          <w:ilvl w:val="0"/>
          <w:numId w:val="41"/>
        </w:numPr>
        <w:spacing w:after="0" w:before="0" w:lineRule="auto"/>
        <w:ind w:left="720" w:hanging="360"/>
        <w:rPr/>
      </w:pPr>
      <w:r w:rsidDel="00000000" w:rsidR="00000000" w:rsidRPr="00000000">
        <w:rPr>
          <w:rtl w:val="0"/>
        </w:rPr>
        <w:t xml:space="preserve">Third-Party Management Policy</w:t>
      </w:r>
    </w:p>
    <w:p w:rsidR="00000000" w:rsidDel="00000000" w:rsidP="00000000" w:rsidRDefault="00000000" w:rsidRPr="00000000" w14:paraId="0000016C">
      <w:pPr>
        <w:numPr>
          <w:ilvl w:val="0"/>
          <w:numId w:val="41"/>
        </w:numPr>
        <w:spacing w:after="0" w:before="0" w:lineRule="auto"/>
        <w:ind w:left="720" w:hanging="360"/>
        <w:rPr/>
      </w:pPr>
      <w:r w:rsidDel="00000000" w:rsidR="00000000" w:rsidRPr="00000000">
        <w:rPr>
          <w:rtl w:val="0"/>
        </w:rPr>
        <w:t xml:space="preserve">Human Resource Security Policy</w:t>
      </w:r>
    </w:p>
    <w:p w:rsidR="00000000" w:rsidDel="00000000" w:rsidP="00000000" w:rsidRDefault="00000000" w:rsidRPr="00000000" w14:paraId="0000016D">
      <w:pPr>
        <w:numPr>
          <w:ilvl w:val="0"/>
          <w:numId w:val="41"/>
        </w:numPr>
        <w:spacing w:after="0" w:before="0" w:lineRule="auto"/>
        <w:ind w:left="720" w:hanging="360"/>
        <w:rPr/>
      </w:pPr>
      <w:r w:rsidDel="00000000" w:rsidR="00000000" w:rsidRPr="00000000">
        <w:rPr>
          <w:rtl w:val="0"/>
        </w:rPr>
        <w:t xml:space="preserve">Fair Use Policy</w:t>
      </w:r>
    </w:p>
    <w:p w:rsidR="00000000" w:rsidDel="00000000" w:rsidP="00000000" w:rsidRDefault="00000000" w:rsidRPr="00000000" w14:paraId="0000016E">
      <w:pPr>
        <w:numPr>
          <w:ilvl w:val="0"/>
          <w:numId w:val="41"/>
        </w:numPr>
        <w:spacing w:after="0" w:before="0" w:lineRule="auto"/>
        <w:ind w:left="720" w:hanging="360"/>
        <w:rPr/>
      </w:pPr>
      <w:r w:rsidDel="00000000" w:rsidR="00000000" w:rsidRPr="00000000">
        <w:rPr>
          <w:rtl w:val="0"/>
        </w:rPr>
        <w:t xml:space="preserve">SaaS Master Service Agreement</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rtl w:val="0"/>
        </w:rPr>
        <w:t xml:space="preserve">Glossary</w:t>
      </w:r>
    </w:p>
    <w:p w:rsidR="00000000" w:rsidDel="00000000" w:rsidP="00000000" w:rsidRDefault="00000000" w:rsidRPr="00000000" w14:paraId="00000171">
      <w:pPr>
        <w:rPr/>
      </w:pPr>
      <w:r w:rsidDel="00000000" w:rsidR="00000000" w:rsidRPr="00000000">
        <w:rPr>
          <w:rtl w:val="0"/>
        </w:rPr>
        <w:t xml:space="preserve">This glossary provides definitions for key terms used in this Privacy Policy to help users understand their rights and our data processing practices.</w:t>
      </w:r>
    </w:p>
    <w:p w:rsidR="00000000" w:rsidDel="00000000" w:rsidP="00000000" w:rsidRDefault="00000000" w:rsidRPr="00000000" w14:paraId="00000172">
      <w:pPr>
        <w:pStyle w:val="Heading3"/>
        <w:rPr/>
      </w:pPr>
      <w:r w:rsidDel="00000000" w:rsidR="00000000" w:rsidRPr="00000000">
        <w:rPr>
          <w:rtl w:val="0"/>
        </w:rPr>
        <w:t xml:space="preserve">A</w:t>
      </w:r>
    </w:p>
    <w:p w:rsidR="00000000" w:rsidDel="00000000" w:rsidP="00000000" w:rsidRDefault="00000000" w:rsidRPr="00000000" w14:paraId="00000173">
      <w:pPr>
        <w:rPr/>
      </w:pPr>
      <w:r w:rsidDel="00000000" w:rsidR="00000000" w:rsidRPr="00000000">
        <w:rPr>
          <w:b w:val="1"/>
          <w:bCs w:val="1"/>
          <w:rtl w:val="0"/>
        </w:rPr>
        <w:t xml:space="preserve">Adequacy Decision</w:t>
      </w:r>
      <w:r w:rsidDel="00000000" w:rsidR="00000000" w:rsidRPr="00000000">
        <w:rPr>
          <w:rtl w:val="0"/>
        </w:rPr>
        <w:br w:type="textWrapping"/>
        <w:t xml:space="preserve">A formal determination by a regulatory authority (such as the European Commission or ANPD) that a third country provides an adequate level of data protection, allowing personal data to be transferred without additional safeguards.</w:t>
      </w:r>
    </w:p>
    <w:p w:rsidR="00000000" w:rsidDel="00000000" w:rsidP="00000000" w:rsidRDefault="00000000" w:rsidRPr="00000000" w14:paraId="00000174">
      <w:pPr>
        <w:rPr/>
      </w:pPr>
      <w:r w:rsidDel="00000000" w:rsidR="00000000" w:rsidRPr="00000000">
        <w:rPr>
          <w:b w:val="1"/>
          <w:bCs w:val="1"/>
          <w:rtl w:val="0"/>
        </w:rPr>
        <w:t xml:space="preserve">Aggregated Data</w:t>
      </w:r>
      <w:r w:rsidDel="00000000" w:rsidR="00000000" w:rsidRPr="00000000">
        <w:rPr>
          <w:rtl w:val="0"/>
        </w:rPr>
        <w:br w:type="textWrapping"/>
        <w:t xml:space="preserve">Data that has been combined from multiple sources and presented in summary form, typically preventing the identification of individual persons.</w:t>
      </w:r>
    </w:p>
    <w:p w:rsidR="00000000" w:rsidDel="00000000" w:rsidP="00000000" w:rsidRDefault="00000000" w:rsidRPr="00000000" w14:paraId="00000175">
      <w:pPr>
        <w:rPr/>
      </w:pPr>
      <w:r w:rsidDel="00000000" w:rsidR="00000000" w:rsidRPr="00000000">
        <w:rPr>
          <w:b w:val="1"/>
          <w:bCs w:val="1"/>
          <w:rtl w:val="0"/>
        </w:rPr>
        <w:t xml:space="preserve">Anonymization</w:t>
      </w:r>
      <w:r w:rsidDel="00000000" w:rsidR="00000000" w:rsidRPr="00000000">
        <w:rPr>
          <w:rtl w:val="0"/>
        </w:rPr>
        <w:br w:type="textWrapping"/>
        <w:t xml:space="preserve">The process of removing or altering personal information so that individuals cannot be identified, either directly or indirectly.</w:t>
      </w:r>
    </w:p>
    <w:p w:rsidR="00000000" w:rsidDel="00000000" w:rsidP="00000000" w:rsidRDefault="00000000" w:rsidRPr="00000000" w14:paraId="00000176">
      <w:pPr>
        <w:rPr/>
      </w:pPr>
      <w:r w:rsidDel="00000000" w:rsidR="00000000" w:rsidRPr="00000000">
        <w:rPr>
          <w:b w:val="1"/>
          <w:bCs w:val="1"/>
          <w:rtl w:val="0"/>
        </w:rPr>
        <w:t xml:space="preserve">ANPD (Autoridade Nacional de Proteção de Dados)</w:t>
      </w:r>
      <w:r w:rsidDel="00000000" w:rsidR="00000000" w:rsidRPr="00000000">
        <w:rPr>
          <w:rtl w:val="0"/>
        </w:rPr>
        <w:br w:type="textWrapping"/>
        <w:t xml:space="preserve">Brazil’s National Data Protection Authority responsible for enforcing the LGPD and handling privacy complaints from Brazilian residents.</w:t>
      </w:r>
    </w:p>
    <w:p w:rsidR="00000000" w:rsidDel="00000000" w:rsidP="00000000" w:rsidRDefault="00000000" w:rsidRPr="00000000" w14:paraId="00000177">
      <w:pPr>
        <w:rPr/>
      </w:pPr>
      <w:r w:rsidDel="00000000" w:rsidR="00000000" w:rsidRPr="00000000">
        <w:rPr>
          <w:b w:val="1"/>
          <w:bCs w:val="1"/>
          <w:rtl w:val="0"/>
        </w:rPr>
        <w:t xml:space="preserve">Australian Privacy Principles (APPs)</w:t>
      </w:r>
      <w:r w:rsidDel="00000000" w:rsidR="00000000" w:rsidRPr="00000000">
        <w:rPr>
          <w:rtl w:val="0"/>
        </w:rPr>
        <w:br w:type="textWrapping"/>
        <w:t xml:space="preserve">Thirteen principles under the Australian Privacy Act 1988 that govern how personal information should be collected, used, disclosed, and managed.</w:t>
      </w:r>
    </w:p>
    <w:p w:rsidR="00000000" w:rsidDel="00000000" w:rsidP="00000000" w:rsidRDefault="00000000" w:rsidRPr="00000000" w14:paraId="00000178">
      <w:pPr>
        <w:rPr/>
      </w:pPr>
      <w:r w:rsidDel="00000000" w:rsidR="00000000" w:rsidRPr="00000000">
        <w:rPr>
          <w:b w:val="1"/>
          <w:bCs w:val="1"/>
          <w:rtl w:val="0"/>
        </w:rPr>
        <w:t xml:space="preserve">Automated Decision-Making</w:t>
      </w:r>
      <w:r w:rsidDel="00000000" w:rsidR="00000000" w:rsidRPr="00000000">
        <w:rPr>
          <w:rtl w:val="0"/>
        </w:rPr>
        <w:br w:type="textWrapping"/>
        <w:t xml:space="preserve">Processing of personal data using automated means (without human intervention) that produces legal effects or similarly significant effects for individuals.</w:t>
      </w:r>
    </w:p>
    <w:p w:rsidR="00000000" w:rsidDel="00000000" w:rsidP="00000000" w:rsidRDefault="00000000" w:rsidRPr="00000000" w14:paraId="00000179">
      <w:pPr>
        <w:pStyle w:val="Heading3"/>
        <w:rPr/>
      </w:pPr>
      <w:r w:rsidDel="00000000" w:rsidR="00000000" w:rsidRPr="00000000">
        <w:rPr>
          <w:rtl w:val="0"/>
        </w:rPr>
        <w:t xml:space="preserve">B</w:t>
      </w:r>
    </w:p>
    <w:p w:rsidR="00000000" w:rsidDel="00000000" w:rsidP="00000000" w:rsidRDefault="00000000" w:rsidRPr="00000000" w14:paraId="0000017A">
      <w:pPr>
        <w:rPr/>
      </w:pPr>
      <w:r w:rsidDel="00000000" w:rsidR="00000000" w:rsidRPr="00000000">
        <w:rPr>
          <w:b w:val="1"/>
          <w:bCs w:val="1"/>
          <w:rtl w:val="0"/>
        </w:rPr>
        <w:t xml:space="preserve">Breach Notification</w:t>
      </w:r>
      <w:r w:rsidDel="00000000" w:rsidR="00000000" w:rsidRPr="00000000">
        <w:rPr>
          <w:rtl w:val="0"/>
        </w:rPr>
        <w:br w:type="textWrapping"/>
        <w:t xml:space="preserve">The legal requirement to notify supervisory authorities and affected individuals when a personal data breach occurs that poses risks to individual rights and freedoms.</w:t>
      </w:r>
    </w:p>
    <w:p w:rsidR="00000000" w:rsidDel="00000000" w:rsidP="00000000" w:rsidRDefault="00000000" w:rsidRPr="00000000" w14:paraId="0000017B">
      <w:pPr>
        <w:rPr/>
      </w:pPr>
      <w:r w:rsidDel="00000000" w:rsidR="00000000" w:rsidRPr="00000000">
        <w:rPr>
          <w:b w:val="1"/>
          <w:bCs w:val="1"/>
          <w:rtl w:val="0"/>
        </w:rPr>
        <w:t xml:space="preserve">Business Transfer</w:t>
      </w:r>
      <w:r w:rsidDel="00000000" w:rsidR="00000000" w:rsidRPr="00000000">
        <w:rPr>
          <w:rtl w:val="0"/>
        </w:rPr>
        <w:br w:type="textWrapping"/>
        <w:t xml:space="preserve">Corporate transactions such as mergers, acquisitions, or asset sales that may involve the transfer of personal information.</w:t>
      </w:r>
    </w:p>
    <w:p w:rsidR="00000000" w:rsidDel="00000000" w:rsidP="00000000" w:rsidRDefault="00000000" w:rsidRPr="00000000" w14:paraId="0000017C">
      <w:pPr>
        <w:pStyle w:val="Heading3"/>
        <w:rPr/>
      </w:pPr>
      <w:r w:rsidDel="00000000" w:rsidR="00000000" w:rsidRPr="00000000">
        <w:rPr>
          <w:rtl w:val="0"/>
        </w:rPr>
        <w:t xml:space="preserve">C</w:t>
      </w:r>
    </w:p>
    <w:p w:rsidR="00000000" w:rsidDel="00000000" w:rsidP="00000000" w:rsidRDefault="00000000" w:rsidRPr="00000000" w14:paraId="0000017D">
      <w:pPr>
        <w:rPr/>
      </w:pPr>
      <w:r w:rsidDel="00000000" w:rsidR="00000000" w:rsidRPr="00000000">
        <w:rPr>
          <w:b w:val="1"/>
          <w:bCs w:val="1"/>
          <w:rtl w:val="0"/>
        </w:rPr>
        <w:t xml:space="preserve">CCPA (California Consumer Privacy Act)</w:t>
      </w:r>
      <w:r w:rsidDel="00000000" w:rsidR="00000000" w:rsidRPr="00000000">
        <w:rPr>
          <w:rtl w:val="0"/>
        </w:rPr>
        <w:br w:type="textWrapping"/>
        <w:t xml:space="preserve">A California state law that provides privacy rights and consumer protection for California residents.</w:t>
      </w:r>
    </w:p>
    <w:p w:rsidR="00000000" w:rsidDel="00000000" w:rsidP="00000000" w:rsidRDefault="00000000" w:rsidRPr="00000000" w14:paraId="0000017E">
      <w:pPr>
        <w:rPr/>
      </w:pPr>
      <w:r w:rsidDel="00000000" w:rsidR="00000000" w:rsidRPr="00000000">
        <w:rPr>
          <w:b w:val="1"/>
          <w:bCs w:val="1"/>
          <w:rtl w:val="0"/>
        </w:rPr>
        <w:t xml:space="preserve">Confidential Data</w:t>
      </w:r>
      <w:r w:rsidDel="00000000" w:rsidR="00000000" w:rsidRPr="00000000">
        <w:rPr>
          <w:rtl w:val="0"/>
        </w:rPr>
        <w:br w:type="textWrapping"/>
        <w:t xml:space="preserve">Topsort’s highest classification level for highly sensitive information requiring the strictest protection measures.</w:t>
      </w:r>
    </w:p>
    <w:p w:rsidR="00000000" w:rsidDel="00000000" w:rsidP="00000000" w:rsidRDefault="00000000" w:rsidRPr="00000000" w14:paraId="0000017F">
      <w:pPr>
        <w:rPr/>
      </w:pPr>
      <w:r w:rsidDel="00000000" w:rsidR="00000000" w:rsidRPr="00000000">
        <w:rPr>
          <w:b w:val="1"/>
          <w:bCs w:val="1"/>
          <w:rtl w:val="0"/>
        </w:rPr>
        <w:t xml:space="preserve">Consent</w:t>
      </w:r>
      <w:r w:rsidDel="00000000" w:rsidR="00000000" w:rsidRPr="00000000">
        <w:rPr>
          <w:rtl w:val="0"/>
        </w:rPr>
        <w:br w:type="textWrapping"/>
        <w:t xml:space="preserve">A freely given, specific, informed, and unambiguous agreement by an individual to the processing of their personal data.</w:t>
      </w:r>
    </w:p>
    <w:p w:rsidR="00000000" w:rsidDel="00000000" w:rsidP="00000000" w:rsidRDefault="00000000" w:rsidRPr="00000000" w14:paraId="00000180">
      <w:pPr>
        <w:rPr/>
      </w:pPr>
      <w:r w:rsidDel="00000000" w:rsidR="00000000" w:rsidRPr="00000000">
        <w:rPr>
          <w:b w:val="1"/>
          <w:bCs w:val="1"/>
          <w:rtl w:val="0"/>
        </w:rPr>
        <w:t xml:space="preserve">Controller (Data Controller)</w:t>
      </w:r>
      <w:r w:rsidDel="00000000" w:rsidR="00000000" w:rsidRPr="00000000">
        <w:rPr>
          <w:rtl w:val="0"/>
        </w:rPr>
        <w:br w:type="textWrapping"/>
        <w:t xml:space="preserve">The entity that determines the purposes and means of processing personal data. Marketplace customers typically act as controllers for their end users.</w:t>
      </w:r>
    </w:p>
    <w:p w:rsidR="00000000" w:rsidDel="00000000" w:rsidP="00000000" w:rsidRDefault="00000000" w:rsidRPr="00000000" w14:paraId="00000181">
      <w:pPr>
        <w:rPr/>
      </w:pPr>
      <w:r w:rsidDel="00000000" w:rsidR="00000000" w:rsidRPr="00000000">
        <w:rPr>
          <w:b w:val="1"/>
          <w:bCs w:val="1"/>
          <w:rtl w:val="0"/>
        </w:rPr>
        <w:t xml:space="preserve">Cross-Border Data Transfer</w:t>
      </w:r>
      <w:r w:rsidDel="00000000" w:rsidR="00000000" w:rsidRPr="00000000">
        <w:rPr>
          <w:rtl w:val="0"/>
        </w:rPr>
        <w:br w:type="textWrapping"/>
        <w:t xml:space="preserve">The transmission of personal data from one country to another, subject to specific legal safeguards and requirements.</w:t>
      </w:r>
    </w:p>
    <w:p w:rsidR="00000000" w:rsidDel="00000000" w:rsidP="00000000" w:rsidRDefault="00000000" w:rsidRPr="00000000" w14:paraId="00000182">
      <w:pPr>
        <w:pStyle w:val="Heading3"/>
        <w:rPr/>
      </w:pPr>
      <w:r w:rsidDel="00000000" w:rsidR="00000000" w:rsidRPr="00000000">
        <w:rPr>
          <w:rtl w:val="0"/>
        </w:rPr>
        <w:t xml:space="preserve">D</w:t>
      </w:r>
    </w:p>
    <w:p w:rsidR="00000000" w:rsidDel="00000000" w:rsidP="00000000" w:rsidRDefault="00000000" w:rsidRPr="00000000" w14:paraId="00000183">
      <w:pPr>
        <w:rPr/>
      </w:pPr>
      <w:r w:rsidDel="00000000" w:rsidR="00000000" w:rsidRPr="00000000">
        <w:rPr>
          <w:b w:val="1"/>
          <w:bCs w:val="1"/>
          <w:rtl w:val="0"/>
        </w:rPr>
        <w:t xml:space="preserve">Data Classification</w:t>
      </w:r>
      <w:r w:rsidDel="00000000" w:rsidR="00000000" w:rsidRPr="00000000">
        <w:rPr>
          <w:rtl w:val="0"/>
        </w:rPr>
        <w:br w:type="textWrapping"/>
        <w:t xml:space="preserve">Topsort’s system for categorizing information based on sensitivity: Confidential (highest), Restricted (internal), and Public (freely distributable).</w:t>
      </w:r>
    </w:p>
    <w:p w:rsidR="00000000" w:rsidDel="00000000" w:rsidP="00000000" w:rsidRDefault="00000000" w:rsidRPr="00000000" w14:paraId="00000184">
      <w:pPr>
        <w:rPr/>
      </w:pPr>
      <w:r w:rsidDel="00000000" w:rsidR="00000000" w:rsidRPr="00000000">
        <w:rPr>
          <w:b w:val="1"/>
          <w:bCs w:val="1"/>
          <w:rtl w:val="0"/>
        </w:rPr>
        <w:t xml:space="preserve">Data Minimization</w:t>
      </w:r>
      <w:r w:rsidDel="00000000" w:rsidR="00000000" w:rsidRPr="00000000">
        <w:rPr>
          <w:rtl w:val="0"/>
        </w:rPr>
        <w:br w:type="textWrapping"/>
        <w:t xml:space="preserve">The principle that personal data collection should be adequate, relevant, and limited to what is necessary for the specified purposes.</w:t>
      </w:r>
    </w:p>
    <w:p w:rsidR="00000000" w:rsidDel="00000000" w:rsidP="00000000" w:rsidRDefault="00000000" w:rsidRPr="00000000" w14:paraId="00000185">
      <w:pPr>
        <w:rPr/>
      </w:pPr>
      <w:r w:rsidDel="00000000" w:rsidR="00000000" w:rsidRPr="00000000">
        <w:rPr>
          <w:b w:val="1"/>
          <w:bCs w:val="1"/>
          <w:rtl w:val="0"/>
        </w:rPr>
        <w:t xml:space="preserve">Data Protection Impact Assessment (DPIA)</w:t>
      </w:r>
      <w:r w:rsidDel="00000000" w:rsidR="00000000" w:rsidRPr="00000000">
        <w:rPr>
          <w:rtl w:val="0"/>
        </w:rPr>
        <w:br w:type="textWrapping"/>
        <w:t xml:space="preserve">A systematic analysis of data processing activities to identify and mitigate privacy risks.</w:t>
      </w:r>
    </w:p>
    <w:p w:rsidR="00000000" w:rsidDel="00000000" w:rsidP="00000000" w:rsidRDefault="00000000" w:rsidRPr="00000000" w14:paraId="00000186">
      <w:pPr>
        <w:rPr/>
      </w:pPr>
      <w:r w:rsidDel="00000000" w:rsidR="00000000" w:rsidRPr="00000000">
        <w:rPr>
          <w:b w:val="1"/>
          <w:bCs w:val="1"/>
          <w:rtl w:val="0"/>
        </w:rPr>
        <w:t xml:space="preserve">Data Retention Matrix</w:t>
      </w:r>
      <w:r w:rsidDel="00000000" w:rsidR="00000000" w:rsidRPr="00000000">
        <w:rPr>
          <w:rtl w:val="0"/>
        </w:rPr>
        <w:br w:type="textWrapping"/>
        <w:t xml:space="preserve">Topsort’s documented schedule specifying how long different types of data are kept and when they should be securely disposed of.</w:t>
      </w:r>
    </w:p>
    <w:p w:rsidR="00000000" w:rsidDel="00000000" w:rsidP="00000000" w:rsidRDefault="00000000" w:rsidRPr="00000000" w14:paraId="00000187">
      <w:pPr>
        <w:rPr/>
      </w:pPr>
      <w:r w:rsidDel="00000000" w:rsidR="00000000" w:rsidRPr="00000000">
        <w:rPr>
          <w:b w:val="1"/>
          <w:bCs w:val="1"/>
          <w:rtl w:val="0"/>
        </w:rPr>
        <w:t xml:space="preserve">Data Processor</w:t>
      </w:r>
      <w:r w:rsidDel="00000000" w:rsidR="00000000" w:rsidRPr="00000000">
        <w:rPr>
          <w:rtl w:val="0"/>
        </w:rPr>
        <w:br w:type="textWrapping"/>
        <w:t xml:space="preserve">An entity that processes personal data on behalf of a data controller. Topsort typically acts as a processor for marketplace customers.</w:t>
      </w:r>
    </w:p>
    <w:p w:rsidR="00000000" w:rsidDel="00000000" w:rsidP="00000000" w:rsidRDefault="00000000" w:rsidRPr="00000000" w14:paraId="00000188">
      <w:pPr>
        <w:rPr/>
      </w:pPr>
      <w:r w:rsidDel="00000000" w:rsidR="00000000" w:rsidRPr="00000000">
        <w:rPr>
          <w:b w:val="1"/>
          <w:bCs w:val="1"/>
          <w:rtl w:val="0"/>
        </w:rPr>
        <w:t xml:space="preserve">Data Protection Officer (DPO)</w:t>
      </w:r>
      <w:r w:rsidDel="00000000" w:rsidR="00000000" w:rsidRPr="00000000">
        <w:rPr>
          <w:rtl w:val="0"/>
        </w:rPr>
        <w:br w:type="textWrapping"/>
        <w:t xml:space="preserve">A designated person responsible for monitoring compliance with data protection laws and serving as a point of contact for privacy matters.</w:t>
      </w:r>
    </w:p>
    <w:p w:rsidR="00000000" w:rsidDel="00000000" w:rsidP="00000000" w:rsidRDefault="00000000" w:rsidRPr="00000000" w14:paraId="00000189">
      <w:pPr>
        <w:rPr/>
      </w:pPr>
      <w:r w:rsidDel="00000000" w:rsidR="00000000" w:rsidRPr="00000000">
        <w:rPr>
          <w:b w:val="1"/>
          <w:bCs w:val="1"/>
          <w:rtl w:val="0"/>
        </w:rPr>
        <w:t xml:space="preserve">Data Subject</w:t>
      </w:r>
      <w:r w:rsidDel="00000000" w:rsidR="00000000" w:rsidRPr="00000000">
        <w:rPr>
          <w:rtl w:val="0"/>
        </w:rPr>
        <w:br w:type="textWrapping"/>
        <w:t xml:space="preserve">An individual whose personal data is being processed, including marketplace end users and Topsort’s direct customers.</w:t>
      </w:r>
    </w:p>
    <w:p w:rsidR="00000000" w:rsidDel="00000000" w:rsidP="00000000" w:rsidRDefault="00000000" w:rsidRPr="00000000" w14:paraId="0000018A">
      <w:pPr>
        <w:pStyle w:val="Heading3"/>
        <w:rPr/>
      </w:pPr>
      <w:r w:rsidDel="00000000" w:rsidR="00000000" w:rsidRPr="00000000">
        <w:rPr>
          <w:rtl w:val="0"/>
        </w:rPr>
        <w:t xml:space="preserve">E</w:t>
      </w:r>
    </w:p>
    <w:p w:rsidR="00000000" w:rsidDel="00000000" w:rsidP="00000000" w:rsidRDefault="00000000" w:rsidRPr="00000000" w14:paraId="0000018B">
      <w:pPr>
        <w:rPr/>
      </w:pPr>
      <w:r w:rsidDel="00000000" w:rsidR="00000000" w:rsidRPr="00000000">
        <w:rPr>
          <w:b w:val="1"/>
          <w:bCs w:val="1"/>
          <w:rtl w:val="0"/>
        </w:rPr>
        <w:t xml:space="preserve">Encryption</w:t>
      </w:r>
      <w:r w:rsidDel="00000000" w:rsidR="00000000" w:rsidRPr="00000000">
        <w:rPr>
          <w:rtl w:val="0"/>
        </w:rPr>
        <w:br w:type="textWrapping"/>
        <w:t xml:space="preserve">The process of encoding data so that only authorized parties can access and read it, protecting information during storage and transmission.</w:t>
      </w:r>
    </w:p>
    <w:p w:rsidR="00000000" w:rsidDel="00000000" w:rsidP="00000000" w:rsidRDefault="00000000" w:rsidRPr="00000000" w14:paraId="0000018C">
      <w:pPr>
        <w:rPr/>
      </w:pPr>
      <w:r w:rsidDel="00000000" w:rsidR="00000000" w:rsidRPr="00000000">
        <w:rPr>
          <w:b w:val="1"/>
          <w:bCs w:val="1"/>
          <w:rtl w:val="0"/>
        </w:rPr>
        <w:t xml:space="preserve">ePrivacy Directive</w:t>
      </w:r>
      <w:r w:rsidDel="00000000" w:rsidR="00000000" w:rsidRPr="00000000">
        <w:rPr>
          <w:rtl w:val="0"/>
        </w:rPr>
        <w:br w:type="textWrapping"/>
        <w:t xml:space="preserve">European Union legislation governing privacy in electronic communications, including requirements for cookies and marketing communications.</w:t>
      </w:r>
    </w:p>
    <w:p w:rsidR="00000000" w:rsidDel="00000000" w:rsidP="00000000" w:rsidRDefault="00000000" w:rsidRPr="00000000" w14:paraId="0000018D">
      <w:pPr>
        <w:pStyle w:val="Heading3"/>
        <w:rPr/>
      </w:pPr>
      <w:r w:rsidDel="00000000" w:rsidR="00000000" w:rsidRPr="00000000">
        <w:rPr>
          <w:rtl w:val="0"/>
        </w:rPr>
        <w:t xml:space="preserve">F</w:t>
      </w:r>
    </w:p>
    <w:p w:rsidR="00000000" w:rsidDel="00000000" w:rsidP="00000000" w:rsidRDefault="00000000" w:rsidRPr="00000000" w14:paraId="0000018E">
      <w:pPr>
        <w:rPr/>
      </w:pPr>
      <w:r w:rsidDel="00000000" w:rsidR="00000000" w:rsidRPr="00000000">
        <w:rPr>
          <w:b w:val="1"/>
          <w:bCs w:val="1"/>
          <w:rtl w:val="0"/>
        </w:rPr>
        <w:t xml:space="preserve">Fair Use Policy</w:t>
      </w:r>
      <w:r w:rsidDel="00000000" w:rsidR="00000000" w:rsidRPr="00000000">
        <w:rPr>
          <w:rtl w:val="0"/>
        </w:rPr>
        <w:br w:type="textWrapping"/>
        <w:t xml:space="preserve">Topsort’s policy defining acceptable use of services and prohibited activities to ensure platform security and compliance.</w:t>
      </w:r>
    </w:p>
    <w:p w:rsidR="00000000" w:rsidDel="00000000" w:rsidP="00000000" w:rsidRDefault="00000000" w:rsidRPr="00000000" w14:paraId="0000018F">
      <w:pPr>
        <w:pStyle w:val="Heading3"/>
        <w:rPr/>
      </w:pPr>
      <w:r w:rsidDel="00000000" w:rsidR="00000000" w:rsidRPr="00000000">
        <w:rPr>
          <w:rtl w:val="0"/>
        </w:rPr>
        <w:t xml:space="preserve">G</w:t>
      </w:r>
    </w:p>
    <w:p w:rsidR="00000000" w:rsidDel="00000000" w:rsidP="00000000" w:rsidRDefault="00000000" w:rsidRPr="00000000" w14:paraId="00000190">
      <w:pPr>
        <w:rPr/>
      </w:pPr>
      <w:r w:rsidDel="00000000" w:rsidR="00000000" w:rsidRPr="00000000">
        <w:rPr>
          <w:b w:val="1"/>
          <w:bCs w:val="1"/>
          <w:rtl w:val="0"/>
        </w:rPr>
        <w:t xml:space="preserve">GDPR (General Data Protection Regulation)</w:t>
      </w:r>
      <w:r w:rsidDel="00000000" w:rsidR="00000000" w:rsidRPr="00000000">
        <w:rPr>
          <w:rtl w:val="0"/>
        </w:rPr>
        <w:br w:type="textWrapping"/>
        <w:t xml:space="preserve">European Union regulation that governs data protection and privacy for individuals within the EU and European Economic Area.</w:t>
      </w:r>
    </w:p>
    <w:p w:rsidR="00000000" w:rsidDel="00000000" w:rsidP="00000000" w:rsidRDefault="00000000" w:rsidRPr="00000000" w14:paraId="00000191">
      <w:pPr>
        <w:pStyle w:val="Heading3"/>
        <w:rPr/>
      </w:pPr>
      <w:r w:rsidDel="00000000" w:rsidR="00000000" w:rsidRPr="00000000">
        <w:rPr>
          <w:rtl w:val="0"/>
        </w:rPr>
        <w:t xml:space="preserve">I</w:t>
      </w:r>
    </w:p>
    <w:p w:rsidR="00000000" w:rsidDel="00000000" w:rsidP="00000000" w:rsidRDefault="00000000" w:rsidRPr="00000000" w14:paraId="00000192">
      <w:pPr>
        <w:rPr/>
      </w:pPr>
      <w:r w:rsidDel="00000000" w:rsidR="00000000" w:rsidRPr="00000000">
        <w:rPr>
          <w:b w:val="1"/>
          <w:bCs w:val="1"/>
          <w:rtl w:val="0"/>
        </w:rPr>
        <w:t xml:space="preserve">Information Security Management System (ISMS)</w:t>
      </w:r>
      <w:r w:rsidDel="00000000" w:rsidR="00000000" w:rsidRPr="00000000">
        <w:rPr>
          <w:rtl w:val="0"/>
        </w:rPr>
        <w:br w:type="textWrapping"/>
        <w:t xml:space="preserve">Topsort’s systematic approach to managing sensitive information based on ISO standards.</w:t>
      </w:r>
    </w:p>
    <w:p w:rsidR="00000000" w:rsidDel="00000000" w:rsidP="00000000" w:rsidRDefault="00000000" w:rsidRPr="00000000" w14:paraId="00000193">
      <w:pPr>
        <w:rPr/>
      </w:pPr>
      <w:r w:rsidDel="00000000" w:rsidR="00000000" w:rsidRPr="00000000">
        <w:rPr>
          <w:b w:val="1"/>
          <w:bCs w:val="1"/>
          <w:rtl w:val="0"/>
        </w:rPr>
        <w:t xml:space="preserve">International Data Transfer</w:t>
      </w:r>
      <w:r w:rsidDel="00000000" w:rsidR="00000000" w:rsidRPr="00000000">
        <w:rPr>
          <w:rtl w:val="0"/>
        </w:rPr>
        <w:br w:type="textWrapping"/>
        <w:t xml:space="preserve">See Cross-Border Data Transfer.</w:t>
      </w:r>
    </w:p>
    <w:p w:rsidR="00000000" w:rsidDel="00000000" w:rsidP="00000000" w:rsidRDefault="00000000" w:rsidRPr="00000000" w14:paraId="00000194">
      <w:pPr>
        <w:rPr/>
      </w:pPr>
      <w:r w:rsidDel="00000000" w:rsidR="00000000" w:rsidRPr="00000000">
        <w:rPr>
          <w:b w:val="1"/>
          <w:bCs w:val="1"/>
          <w:rtl w:val="0"/>
        </w:rPr>
        <w:t xml:space="preserve">ISO 27001</w:t>
      </w:r>
      <w:r w:rsidDel="00000000" w:rsidR="00000000" w:rsidRPr="00000000">
        <w:rPr>
          <w:rtl w:val="0"/>
        </w:rPr>
        <w:br w:type="textWrapping"/>
        <w:t xml:space="preserve">International standard for information security management systems that Topsort follows to protect personal and business information.</w:t>
      </w:r>
    </w:p>
    <w:p w:rsidR="00000000" w:rsidDel="00000000" w:rsidP="00000000" w:rsidRDefault="00000000" w:rsidRPr="00000000" w14:paraId="00000195">
      <w:pPr>
        <w:pStyle w:val="Heading3"/>
        <w:rPr/>
      </w:pPr>
      <w:r w:rsidDel="00000000" w:rsidR="00000000" w:rsidRPr="00000000">
        <w:rPr>
          <w:rtl w:val="0"/>
        </w:rPr>
        <w:t xml:space="preserve">L</w:t>
      </w:r>
    </w:p>
    <w:p w:rsidR="00000000" w:rsidDel="00000000" w:rsidP="00000000" w:rsidRDefault="00000000" w:rsidRPr="00000000" w14:paraId="00000196">
      <w:pPr>
        <w:rPr/>
      </w:pPr>
      <w:r w:rsidDel="00000000" w:rsidR="00000000" w:rsidRPr="00000000">
        <w:rPr>
          <w:b w:val="1"/>
          <w:bCs w:val="1"/>
          <w:rtl w:val="0"/>
        </w:rPr>
        <w:t xml:space="preserve">Legal Basis</w:t>
      </w:r>
      <w:r w:rsidDel="00000000" w:rsidR="00000000" w:rsidRPr="00000000">
        <w:rPr>
          <w:rtl w:val="0"/>
        </w:rPr>
        <w:br w:type="textWrapping"/>
        <w:t xml:space="preserve">The lawful justification for processing personal data under privacy laws (e.g., consent, contract performance, legitimate interests, legal obligation).</w:t>
      </w:r>
    </w:p>
    <w:p w:rsidR="00000000" w:rsidDel="00000000" w:rsidP="00000000" w:rsidRDefault="00000000" w:rsidRPr="00000000" w14:paraId="00000197">
      <w:pPr>
        <w:rPr/>
      </w:pPr>
      <w:r w:rsidDel="00000000" w:rsidR="00000000" w:rsidRPr="00000000">
        <w:rPr>
          <w:b w:val="1"/>
          <w:bCs w:val="1"/>
          <w:rtl w:val="0"/>
        </w:rPr>
        <w:t xml:space="preserve">LGPD (Lei Geral de Proteção de Dados)</w:t>
      </w:r>
      <w:r w:rsidDel="00000000" w:rsidR="00000000" w:rsidRPr="00000000">
        <w:rPr>
          <w:rtl w:val="0"/>
        </w:rPr>
        <w:br w:type="textWrapping"/>
        <w:t xml:space="preserve">Brazil’s General Data Protection Law that governs the processing of personal data of individuals in Brazil, providing comprehensive privacy rights and obligations for organizations.</w:t>
      </w:r>
    </w:p>
    <w:p w:rsidR="00000000" w:rsidDel="00000000" w:rsidP="00000000" w:rsidRDefault="00000000" w:rsidRPr="00000000" w14:paraId="00000198">
      <w:pPr>
        <w:rPr/>
      </w:pPr>
      <w:r w:rsidDel="00000000" w:rsidR="00000000" w:rsidRPr="00000000">
        <w:rPr>
          <w:b w:val="1"/>
          <w:bCs w:val="1"/>
          <w:rtl w:val="0"/>
        </w:rPr>
        <w:t xml:space="preserve">Legal Hold</w:t>
      </w:r>
      <w:r w:rsidDel="00000000" w:rsidR="00000000" w:rsidRPr="00000000">
        <w:rPr>
          <w:rtl w:val="0"/>
        </w:rPr>
        <w:br w:type="textWrapping"/>
        <w:t xml:space="preserve">The preservation of data beyond normal retention periods due to litigation, regulatory investigations, or other legal requirements.</w:t>
      </w:r>
    </w:p>
    <w:p w:rsidR="00000000" w:rsidDel="00000000" w:rsidP="00000000" w:rsidRDefault="00000000" w:rsidRPr="00000000" w14:paraId="00000199">
      <w:pPr>
        <w:rPr/>
      </w:pPr>
      <w:r w:rsidDel="00000000" w:rsidR="00000000" w:rsidRPr="00000000">
        <w:rPr>
          <w:b w:val="1"/>
          <w:bCs w:val="1"/>
          <w:rtl w:val="0"/>
        </w:rPr>
        <w:t xml:space="preserve">Legitimate Interests</w:t>
      </w:r>
      <w:r w:rsidDel="00000000" w:rsidR="00000000" w:rsidRPr="00000000">
        <w:rPr>
          <w:rtl w:val="0"/>
        </w:rPr>
        <w:br w:type="textWrapping"/>
        <w:t xml:space="preserve">A legal basis for processing personal data where the processing is necessary for legitimate business purposes that don’t override individual privacy rights.</w:t>
      </w:r>
    </w:p>
    <w:p w:rsidR="00000000" w:rsidDel="00000000" w:rsidP="00000000" w:rsidRDefault="00000000" w:rsidRPr="00000000" w14:paraId="0000019A">
      <w:pPr>
        <w:pStyle w:val="Heading3"/>
        <w:rPr/>
      </w:pPr>
      <w:r w:rsidDel="00000000" w:rsidR="00000000" w:rsidRPr="00000000">
        <w:rPr>
          <w:rtl w:val="0"/>
        </w:rPr>
        <w:t xml:space="preserve">M</w:t>
      </w:r>
    </w:p>
    <w:p w:rsidR="00000000" w:rsidDel="00000000" w:rsidP="00000000" w:rsidRDefault="00000000" w:rsidRPr="00000000" w14:paraId="0000019B">
      <w:pPr>
        <w:rPr/>
      </w:pPr>
      <w:r w:rsidDel="00000000" w:rsidR="00000000" w:rsidRPr="00000000">
        <w:rPr>
          <w:b w:val="1"/>
          <w:bCs w:val="1"/>
          <w:rtl w:val="0"/>
        </w:rPr>
        <w:t xml:space="preserve">Marketplace Customer</w:t>
      </w:r>
      <w:r w:rsidDel="00000000" w:rsidR="00000000" w:rsidRPr="00000000">
        <w:rPr>
          <w:rtl w:val="0"/>
        </w:rPr>
        <w:br w:type="textWrapping"/>
        <w:t xml:space="preserve">A business that uses Topsort’s advertising technology platform and typically acts as a data controller for their end users’ personal data.</w:t>
      </w:r>
    </w:p>
    <w:p w:rsidR="00000000" w:rsidDel="00000000" w:rsidP="00000000" w:rsidRDefault="00000000" w:rsidRPr="00000000" w14:paraId="0000019C">
      <w:pPr>
        <w:pStyle w:val="Heading3"/>
        <w:rPr/>
      </w:pPr>
      <w:r w:rsidDel="00000000" w:rsidR="00000000" w:rsidRPr="00000000">
        <w:rPr>
          <w:rtl w:val="0"/>
        </w:rPr>
        <w:t xml:space="preserve">O</w:t>
      </w:r>
    </w:p>
    <w:p w:rsidR="00000000" w:rsidDel="00000000" w:rsidP="00000000" w:rsidRDefault="00000000" w:rsidRPr="00000000" w14:paraId="0000019D">
      <w:pPr>
        <w:rPr/>
      </w:pPr>
      <w:r w:rsidDel="00000000" w:rsidR="00000000" w:rsidRPr="00000000">
        <w:rPr>
          <w:b w:val="1"/>
          <w:bCs w:val="1"/>
          <w:rtl w:val="0"/>
        </w:rPr>
        <w:t xml:space="preserve">OAIC (Office of the Australian Information Commissioner)</w:t>
      </w:r>
      <w:r w:rsidDel="00000000" w:rsidR="00000000" w:rsidRPr="00000000">
        <w:rPr>
          <w:rtl w:val="0"/>
        </w:rPr>
        <w:br w:type="textWrapping"/>
        <w:t xml:space="preserve">Australia’s privacy regulator responsible for enforcing the Privacy Act and handling privacy complaints.</w:t>
      </w:r>
    </w:p>
    <w:p w:rsidR="00000000" w:rsidDel="00000000" w:rsidP="00000000" w:rsidRDefault="00000000" w:rsidRPr="00000000" w14:paraId="0000019E">
      <w:pPr>
        <w:rPr/>
      </w:pPr>
      <w:r w:rsidDel="00000000" w:rsidR="00000000" w:rsidRPr="00000000">
        <w:rPr>
          <w:b w:val="1"/>
          <w:bCs w:val="1"/>
          <w:rtl w:val="0"/>
        </w:rPr>
        <w:t xml:space="preserve">Opaque Identifiers</w:t>
      </w:r>
      <w:r w:rsidDel="00000000" w:rsidR="00000000" w:rsidRPr="00000000">
        <w:rPr>
          <w:rtl w:val="0"/>
        </w:rPr>
        <w:br w:type="textWrapping"/>
        <w:t xml:space="preserve">Technical identifiers that cannot be easily traced back to specific individuals, used to protect privacy in advertising technology.</w:t>
      </w:r>
    </w:p>
    <w:p w:rsidR="00000000" w:rsidDel="00000000" w:rsidP="00000000" w:rsidRDefault="00000000" w:rsidRPr="00000000" w14:paraId="0000019F">
      <w:pPr>
        <w:pStyle w:val="Heading3"/>
        <w:rPr/>
      </w:pPr>
      <w:r w:rsidDel="00000000" w:rsidR="00000000" w:rsidRPr="00000000">
        <w:rPr>
          <w:rtl w:val="0"/>
        </w:rPr>
        <w:t xml:space="preserve">P</w:t>
      </w:r>
    </w:p>
    <w:p w:rsidR="00000000" w:rsidDel="00000000" w:rsidP="00000000" w:rsidRDefault="00000000" w:rsidRPr="00000000" w14:paraId="000001A0">
      <w:pPr>
        <w:rPr/>
      </w:pPr>
      <w:r w:rsidDel="00000000" w:rsidR="00000000" w:rsidRPr="00000000">
        <w:rPr>
          <w:b w:val="1"/>
          <w:bCs w:val="1"/>
          <w:rtl w:val="0"/>
        </w:rPr>
        <w:t xml:space="preserve">Personal Data/Personal Information</w:t>
      </w:r>
      <w:r w:rsidDel="00000000" w:rsidR="00000000" w:rsidRPr="00000000">
        <w:rPr>
          <w:rtl w:val="0"/>
        </w:rPr>
        <w:br w:type="textWrapping"/>
        <w:t xml:space="preserve">Information that identifies or can reasonably be used to identify an individual person, including names, contact details, and online identifiers.</w:t>
      </w:r>
    </w:p>
    <w:p w:rsidR="00000000" w:rsidDel="00000000" w:rsidP="00000000" w:rsidRDefault="00000000" w:rsidRPr="00000000" w14:paraId="000001A1">
      <w:pPr>
        <w:rPr/>
      </w:pPr>
      <w:r w:rsidDel="00000000" w:rsidR="00000000" w:rsidRPr="00000000">
        <w:rPr>
          <w:b w:val="1"/>
          <w:bCs w:val="1"/>
          <w:rtl w:val="0"/>
        </w:rPr>
        <w:t xml:space="preserve">Pseudonymization</w:t>
      </w:r>
      <w:r w:rsidDel="00000000" w:rsidR="00000000" w:rsidRPr="00000000">
        <w:rPr>
          <w:rtl w:val="0"/>
        </w:rPr>
        <w:br w:type="textWrapping"/>
        <w:t xml:space="preserve">The processing of personal data so that it can no longer be attributed to a specific person without additional information that is kept separately.</w:t>
      </w:r>
    </w:p>
    <w:p w:rsidR="00000000" w:rsidDel="00000000" w:rsidP="00000000" w:rsidRDefault="00000000" w:rsidRPr="00000000" w14:paraId="000001A2">
      <w:pPr>
        <w:pStyle w:val="Heading3"/>
        <w:rPr/>
      </w:pPr>
      <w:r w:rsidDel="00000000" w:rsidR="00000000" w:rsidRPr="00000000">
        <w:rPr>
          <w:rtl w:val="0"/>
        </w:rPr>
        <w:t xml:space="preserve">R</w:t>
      </w:r>
    </w:p>
    <w:p w:rsidR="00000000" w:rsidDel="00000000" w:rsidP="00000000" w:rsidRDefault="00000000" w:rsidRPr="00000000" w14:paraId="000001A3">
      <w:pPr>
        <w:rPr/>
      </w:pPr>
      <w:r w:rsidDel="00000000" w:rsidR="00000000" w:rsidRPr="00000000">
        <w:rPr>
          <w:b w:val="1"/>
          <w:bCs w:val="1"/>
          <w:rtl w:val="0"/>
        </w:rPr>
        <w:t xml:space="preserve">Rectification</w:t>
      </w:r>
      <w:r w:rsidDel="00000000" w:rsidR="00000000" w:rsidRPr="00000000">
        <w:rPr>
          <w:rtl w:val="0"/>
        </w:rPr>
        <w:br w:type="textWrapping"/>
        <w:t xml:space="preserve">The right of individuals to have inaccurate or incomplete personal data corrected or completed.</w:t>
      </w:r>
    </w:p>
    <w:p w:rsidR="00000000" w:rsidDel="00000000" w:rsidP="00000000" w:rsidRDefault="00000000" w:rsidRPr="00000000" w14:paraId="000001A4">
      <w:pPr>
        <w:rPr/>
      </w:pPr>
      <w:r w:rsidDel="00000000" w:rsidR="00000000" w:rsidRPr="00000000">
        <w:rPr>
          <w:b w:val="1"/>
          <w:bCs w:val="1"/>
          <w:rtl w:val="0"/>
        </w:rPr>
        <w:t xml:space="preserve">Retention Period</w:t>
      </w:r>
      <w:r w:rsidDel="00000000" w:rsidR="00000000" w:rsidRPr="00000000">
        <w:rPr>
          <w:rtl w:val="0"/>
        </w:rPr>
        <w:br w:type="textWrapping"/>
        <w:t xml:space="preserve">The length of time personal data is kept before being securely deleted or anonymized.</w:t>
      </w:r>
    </w:p>
    <w:p w:rsidR="00000000" w:rsidDel="00000000" w:rsidP="00000000" w:rsidRDefault="00000000" w:rsidRPr="00000000" w14:paraId="000001A5">
      <w:pPr>
        <w:rPr/>
      </w:pPr>
      <w:r w:rsidDel="00000000" w:rsidR="00000000" w:rsidRPr="00000000">
        <w:rPr>
          <w:b w:val="1"/>
          <w:bCs w:val="1"/>
          <w:rtl w:val="0"/>
        </w:rPr>
        <w:t xml:space="preserve">Right of Access</w:t>
      </w:r>
      <w:r w:rsidDel="00000000" w:rsidR="00000000" w:rsidRPr="00000000">
        <w:rPr>
          <w:rtl w:val="0"/>
        </w:rPr>
        <w:br w:type="textWrapping"/>
        <w:t xml:space="preserve">The right of individuals to obtain confirmation of whether their personal data is being processed and to receive information about that processing.</w:t>
      </w:r>
    </w:p>
    <w:p w:rsidR="00000000" w:rsidDel="00000000" w:rsidP="00000000" w:rsidRDefault="00000000" w:rsidRPr="00000000" w14:paraId="000001A6">
      <w:pPr>
        <w:rPr/>
      </w:pPr>
      <w:r w:rsidDel="00000000" w:rsidR="00000000" w:rsidRPr="00000000">
        <w:rPr>
          <w:b w:val="1"/>
          <w:bCs w:val="1"/>
          <w:rtl w:val="0"/>
        </w:rPr>
        <w:t xml:space="preserve">Right of Erasure</w:t>
      </w:r>
      <w:r w:rsidDel="00000000" w:rsidR="00000000" w:rsidRPr="00000000">
        <w:rPr>
          <w:rtl w:val="0"/>
        </w:rPr>
        <w:br w:type="textWrapping"/>
        <w:t xml:space="preserve">The right of individuals to request deletion of their personal data in certain circumstances (also known as the “right to be forgotten”).</w:t>
      </w:r>
    </w:p>
    <w:p w:rsidR="00000000" w:rsidDel="00000000" w:rsidP="00000000" w:rsidRDefault="00000000" w:rsidRPr="00000000" w14:paraId="000001A7">
      <w:pPr>
        <w:rPr/>
      </w:pPr>
      <w:r w:rsidDel="00000000" w:rsidR="00000000" w:rsidRPr="00000000">
        <w:rPr>
          <w:b w:val="1"/>
          <w:bCs w:val="1"/>
          <w:rtl w:val="0"/>
        </w:rPr>
        <w:t xml:space="preserve">Right of Portability</w:t>
      </w:r>
      <w:r w:rsidDel="00000000" w:rsidR="00000000" w:rsidRPr="00000000">
        <w:rPr>
          <w:rtl w:val="0"/>
        </w:rPr>
        <w:br w:type="textWrapping"/>
        <w:t xml:space="preserve">The right of individuals to receive their personal data in a structured, commonly used format and to transmit it to another organization.</w:t>
      </w:r>
    </w:p>
    <w:p w:rsidR="00000000" w:rsidDel="00000000" w:rsidP="00000000" w:rsidRDefault="00000000" w:rsidRPr="00000000" w14:paraId="000001A8">
      <w:pPr>
        <w:rPr/>
      </w:pPr>
      <w:r w:rsidDel="00000000" w:rsidR="00000000" w:rsidRPr="00000000">
        <w:rPr>
          <w:b w:val="1"/>
          <w:bCs w:val="1"/>
          <w:rtl w:val="0"/>
        </w:rPr>
        <w:t xml:space="preserve">Risk Assessment</w:t>
      </w:r>
      <w:r w:rsidDel="00000000" w:rsidR="00000000" w:rsidRPr="00000000">
        <w:rPr>
          <w:rtl w:val="0"/>
        </w:rPr>
        <w:br w:type="textWrapping"/>
        <w:t xml:space="preserve">The process of identifying, analyzing, and evaluating privacy and security risks associated with data processing activities.</w:t>
      </w:r>
    </w:p>
    <w:p w:rsidR="00000000" w:rsidDel="00000000" w:rsidP="00000000" w:rsidRDefault="00000000" w:rsidRPr="00000000" w14:paraId="000001A9">
      <w:pPr>
        <w:rPr/>
      </w:pPr>
      <w:r w:rsidDel="00000000" w:rsidR="00000000" w:rsidRPr="00000000">
        <w:rPr>
          <w:b w:val="1"/>
          <w:bCs w:val="1"/>
          <w:rtl w:val="0"/>
        </w:rPr>
        <w:t xml:space="preserve">Restricted Data</w:t>
      </w:r>
      <w:r w:rsidDel="00000000" w:rsidR="00000000" w:rsidRPr="00000000">
        <w:rPr>
          <w:rtl w:val="0"/>
        </w:rPr>
        <w:br w:type="textWrapping"/>
        <w:t xml:space="preserve">Topsort’s middle classification level for proprietary information requiring protection but allowing need-to-know access within the organization.</w:t>
      </w:r>
    </w:p>
    <w:p w:rsidR="00000000" w:rsidDel="00000000" w:rsidP="00000000" w:rsidRDefault="00000000" w:rsidRPr="00000000" w14:paraId="000001AA">
      <w:pPr>
        <w:pStyle w:val="Heading3"/>
        <w:rPr/>
      </w:pPr>
      <w:r w:rsidDel="00000000" w:rsidR="00000000" w:rsidRPr="00000000">
        <w:rPr>
          <w:rtl w:val="0"/>
        </w:rPr>
        <w:t xml:space="preserve">S</w:t>
      </w:r>
    </w:p>
    <w:p w:rsidR="00000000" w:rsidDel="00000000" w:rsidP="00000000" w:rsidRDefault="00000000" w:rsidRPr="00000000" w14:paraId="000001AB">
      <w:pPr>
        <w:rPr/>
      </w:pPr>
      <w:r w:rsidDel="00000000" w:rsidR="00000000" w:rsidRPr="00000000">
        <w:rPr>
          <w:b w:val="1"/>
          <w:bCs w:val="1"/>
          <w:rtl w:val="0"/>
        </w:rPr>
        <w:t xml:space="preserve">SaaS (Software as a Service)</w:t>
      </w:r>
      <w:r w:rsidDel="00000000" w:rsidR="00000000" w:rsidRPr="00000000">
        <w:rPr>
          <w:rtl w:val="0"/>
        </w:rPr>
        <w:br w:type="textWrapping"/>
        <w:t xml:space="preserve">Topsort’s cloud-based software delivery model where applications are provided over the internet on a subscription basis.</w:t>
      </w:r>
    </w:p>
    <w:p w:rsidR="00000000" w:rsidDel="00000000" w:rsidP="00000000" w:rsidRDefault="00000000" w:rsidRPr="00000000" w14:paraId="000001AC">
      <w:pPr>
        <w:rPr/>
      </w:pPr>
      <w:r w:rsidDel="00000000" w:rsidR="00000000" w:rsidRPr="00000000">
        <w:rPr>
          <w:b w:val="1"/>
          <w:bCs w:val="1"/>
          <w:rtl w:val="0"/>
        </w:rPr>
        <w:t xml:space="preserve">Standard Contractual Clauses (SCCs)</w:t>
      </w:r>
      <w:r w:rsidDel="00000000" w:rsidR="00000000" w:rsidRPr="00000000">
        <w:rPr>
          <w:rtl w:val="0"/>
        </w:rPr>
        <w:br w:type="textWrapping"/>
        <w:t xml:space="preserve">Legal mechanisms approved by regulatory authorities to provide appropriate safeguards for international data transfers.</w:t>
      </w:r>
    </w:p>
    <w:p w:rsidR="00000000" w:rsidDel="00000000" w:rsidP="00000000" w:rsidRDefault="00000000" w:rsidRPr="00000000" w14:paraId="000001AD">
      <w:pPr>
        <w:rPr/>
      </w:pPr>
      <w:r w:rsidDel="00000000" w:rsidR="00000000" w:rsidRPr="00000000">
        <w:rPr>
          <w:b w:val="1"/>
          <w:bCs w:val="1"/>
          <w:rtl w:val="0"/>
        </w:rPr>
        <w:t xml:space="preserve">Supervisory Authority</w:t>
      </w:r>
      <w:r w:rsidDel="00000000" w:rsidR="00000000" w:rsidRPr="00000000">
        <w:rPr>
          <w:rtl w:val="0"/>
        </w:rPr>
        <w:br w:type="textWrapping"/>
        <w:t xml:space="preserve">Government bodies responsible for monitoring and enforcing compliance with data protection laws (e.g., OAIC, ANPD, EU data protection authorities).</w:t>
      </w:r>
    </w:p>
    <w:p w:rsidR="00000000" w:rsidDel="00000000" w:rsidP="00000000" w:rsidRDefault="00000000" w:rsidRPr="00000000" w14:paraId="000001AE">
      <w:pPr>
        <w:pStyle w:val="Heading3"/>
        <w:rPr/>
      </w:pPr>
      <w:r w:rsidDel="00000000" w:rsidR="00000000" w:rsidRPr="00000000">
        <w:rPr>
          <w:rtl w:val="0"/>
        </w:rPr>
        <w:t xml:space="preserve">T</w:t>
      </w:r>
    </w:p>
    <w:p w:rsidR="00000000" w:rsidDel="00000000" w:rsidP="00000000" w:rsidRDefault="00000000" w:rsidRPr="00000000" w14:paraId="000001AF">
      <w:pPr>
        <w:rPr/>
      </w:pPr>
      <w:r w:rsidDel="00000000" w:rsidR="00000000" w:rsidRPr="00000000">
        <w:rPr>
          <w:b w:val="1"/>
          <w:bCs w:val="1"/>
          <w:rtl w:val="0"/>
        </w:rPr>
        <w:t xml:space="preserve">Third-Party Management Policy</w:t>
      </w:r>
      <w:r w:rsidDel="00000000" w:rsidR="00000000" w:rsidRPr="00000000">
        <w:rPr>
          <w:rtl w:val="0"/>
        </w:rPr>
        <w:br w:type="textWrapping"/>
        <w:t xml:space="preserve">Topsort’s policy governing relationships with external service providers, including security and privacy requirements.</w:t>
      </w:r>
    </w:p>
    <w:p w:rsidR="00000000" w:rsidDel="00000000" w:rsidP="00000000" w:rsidRDefault="00000000" w:rsidRPr="00000000" w14:paraId="000001B0">
      <w:pPr>
        <w:rPr/>
      </w:pPr>
      <w:r w:rsidDel="00000000" w:rsidR="00000000" w:rsidRPr="00000000">
        <w:rPr>
          <w:b w:val="1"/>
          <w:bCs w:val="1"/>
          <w:rtl w:val="0"/>
        </w:rPr>
        <w:t xml:space="preserve">Transparency</w:t>
      </w:r>
      <w:r w:rsidDel="00000000" w:rsidR="00000000" w:rsidRPr="00000000">
        <w:rPr>
          <w:rtl w:val="0"/>
        </w:rPr>
        <w:br w:type="textWrapping"/>
        <w:t xml:space="preserve">The principle that individuals should be clearly informed about how their personal data is collected, used, and shared.</w:t>
      </w:r>
    </w:p>
    <w:p w:rsidR="00000000" w:rsidDel="00000000" w:rsidP="00000000" w:rsidRDefault="00000000" w:rsidRPr="00000000" w14:paraId="000001B1">
      <w:pPr>
        <w:pStyle w:val="Heading3"/>
        <w:rPr/>
      </w:pPr>
      <w:r w:rsidDel="00000000" w:rsidR="00000000" w:rsidRPr="00000000">
        <w:rPr>
          <w:rtl w:val="0"/>
        </w:rPr>
        <w:t xml:space="preserve">U</w:t>
      </w:r>
    </w:p>
    <w:p w:rsidR="00000000" w:rsidDel="00000000" w:rsidP="00000000" w:rsidRDefault="00000000" w:rsidRPr="00000000" w14:paraId="000001B2">
      <w:pPr>
        <w:rPr/>
      </w:pPr>
      <w:r w:rsidDel="00000000" w:rsidR="00000000" w:rsidRPr="00000000">
        <w:rPr>
          <w:b w:val="1"/>
          <w:bCs w:val="1"/>
          <w:rtl w:val="0"/>
        </w:rPr>
        <w:t xml:space="preserve">User Data</w:t>
      </w:r>
      <w:r w:rsidDel="00000000" w:rsidR="00000000" w:rsidRPr="00000000">
        <w:rPr>
          <w:rtl w:val="0"/>
        </w:rPr>
        <w:br w:type="textWrapping"/>
        <w:t xml:space="preserve">Information about individuals who interact with Topsort’s platform, processed using privacy-preserving techniques like pseudonymization.</w:t>
      </w:r>
    </w:p>
    <w:p w:rsidR="00000000" w:rsidDel="00000000" w:rsidP="00000000" w:rsidRDefault="00000000" w:rsidRPr="00000000" w14:paraId="000001B3">
      <w:pPr>
        <w:pStyle w:val="Heading3"/>
        <w:rPr/>
      </w:pPr>
      <w:r w:rsidDel="00000000" w:rsidR="00000000" w:rsidRPr="00000000">
        <w:rPr>
          <w:rtl w:val="0"/>
        </w:rPr>
        <w:t xml:space="preserve">V</w:t>
      </w:r>
    </w:p>
    <w:p w:rsidR="00000000" w:rsidDel="00000000" w:rsidP="00000000" w:rsidRDefault="00000000" w:rsidRPr="00000000" w14:paraId="000001B4">
      <w:pPr>
        <w:rPr/>
      </w:pPr>
      <w:r w:rsidDel="00000000" w:rsidR="00000000" w:rsidRPr="00000000">
        <w:rPr>
          <w:b w:val="1"/>
          <w:bCs w:val="1"/>
          <w:rtl w:val="0"/>
        </w:rPr>
        <w:t xml:space="preserve">Vulnerability Assessment</w:t>
      </w:r>
      <w:r w:rsidDel="00000000" w:rsidR="00000000" w:rsidRPr="00000000">
        <w:rPr>
          <w:rtl w:val="0"/>
        </w:rPr>
        <w:br w:type="textWrapping"/>
        <w:t xml:space="preserve">Regular evaluation of security weaknesses in systems and processes that could affect the protection of personal data.</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Legal Compliance Note:</w:t>
      </w:r>
      <w:r w:rsidDel="00000000" w:rsidR="00000000" w:rsidRPr="00000000">
        <w:rPr>
          <w:rtl w:val="0"/>
        </w:rPr>
        <w:t xml:space="preserve"> This Privacy Policy is designed to comply with GDPR, Australian Privacy Act 2024, Brazilian LGPD, CCPA, and other applicable privacy laws while incorporating Topsort’s existing data classification system, security requirements, and business operations for marketplace advertising technology. It should be reviewed by qualified legal counsel before implementation to ensure full compliance with specific business requirements and jurisdictional obligations.</w:t>
      </w:r>
    </w:p>
    <w:p w:rsidR="00000000" w:rsidDel="00000000" w:rsidP="00000000" w:rsidRDefault="00000000" w:rsidRPr="00000000" w14:paraId="000001B7">
      <w:pPr>
        <w:rPr/>
      </w:pPr>
      <w:r w:rsidDel="00000000" w:rsidR="00000000" w:rsidRPr="00000000">
        <w:rPr>
          <w:i w:val="1"/>
          <w:iCs w:val="1"/>
          <w:rtl w:val="0"/>
        </w:rPr>
        <w:t xml:space="preserve">Note: This glossary is designed to help users understand privacy-related terms. For legal advice or specific questions about data protection, please consult qualified legal counsel or contact our Data Protection Officer.</w:t>
      </w:r>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224" w:top="1440" w:left="1440" w:right="720" w:header="0" w:footer="259"/>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spacing w:after="0" w:before="0" w:line="220" w:lineRule="auto"/>
      <w:jc w:val="right"/>
      <w:rPr>
        <w:rFonts w:ascii="Montserrat" w:cs="Montserrat" w:eastAsia="Montserrat" w:hAnsi="Montserrat"/>
        <w:color w:val="0702f1"/>
        <w:sz w:val="22"/>
        <w:szCs w:val="22"/>
      </w:rPr>
    </w:pPr>
    <w:r w:rsidDel="00000000" w:rsidR="00000000" w:rsidRPr="00000000">
      <w:rPr>
        <w:rFonts w:ascii="Montserrat" w:cs="Montserrat" w:eastAsia="Montserrat" w:hAnsi="Montserrat"/>
        <w:color w:val="0702f1"/>
        <w:sz w:val="22"/>
        <w:szCs w:val="22"/>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-914398</wp:posOffset>
          </wp:positionH>
          <wp:positionV relativeFrom="paragraph">
            <wp:posOffset>0</wp:posOffset>
          </wp:positionV>
          <wp:extent cx="7918354" cy="10191750"/>
          <wp:effectExtent b="0" l="0" r="0" t="0"/>
          <wp:wrapNone/>
          <wp:docPr id="1" name="image2.png"/>
          <a:graphic>
            <a:graphicData uri="http://schemas.openxmlformats.org/drawingml/2006/picture">
              <pic:pic>
                <pic:nvPicPr>
                  <pic:cNvPr id="0" name="image2.png"/>
                  <pic:cNvPicPr preferRelativeResize="0"/>
                </pic:nvPicPr>
                <pic:blipFill>
                  <a:blip r:embed="rId1"/>
                  <a:srcRect b="271" l="0" r="0" t="271"/>
                  <a:stretch>
                    <a:fillRect/>
                  </a:stretch>
                </pic:blipFill>
                <pic:spPr>
                  <a:xfrm>
                    <a:off x="0" y="0"/>
                    <a:ext cx="7918354" cy="101917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ind w:left="-720" w:firstLine="0"/>
      <w:rPr/>
    </w:pPr>
    <w:r w:rsidDel="00000000" w:rsidR="00000000" w:rsidRPr="00000000">
      <w:rPr/>
      <w:drawing>
        <wp:anchor allowOverlap="1" behindDoc="1" distB="0" distT="0" distL="0" distR="0" hidden="0" layoutInCell="1" locked="0" relativeHeight="0" simplePos="0">
          <wp:simplePos x="0" y="0"/>
          <wp:positionH relativeFrom="page">
            <wp:posOffset>-9523</wp:posOffset>
          </wp:positionH>
          <wp:positionV relativeFrom="page">
            <wp:posOffset>0</wp:posOffset>
          </wp:positionV>
          <wp:extent cx="7791450" cy="10071364"/>
          <wp:effectExtent b="0" l="0" r="0" t="0"/>
          <wp:wrapNone/>
          <wp:docPr id="2" name="image1.png"/>
          <a:graphic>
            <a:graphicData uri="http://schemas.openxmlformats.org/drawingml/2006/picture">
              <pic:pic>
                <pic:nvPicPr>
                  <pic:cNvPr id="0" name="image1.png"/>
                  <pic:cNvPicPr preferRelativeResize="0"/>
                </pic:nvPicPr>
                <pic:blipFill>
                  <a:blip r:embed="rId1"/>
                  <a:srcRect b="58" l="0" r="0" t="58"/>
                  <a:stretch>
                    <a:fillRect/>
                  </a:stretch>
                </pic:blipFill>
                <pic:spPr>
                  <a:xfrm>
                    <a:off x="0" y="0"/>
                    <a:ext cx="7791450" cy="10071364"/>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-914398</wp:posOffset>
          </wp:positionH>
          <wp:positionV relativeFrom="paragraph">
            <wp:posOffset>0</wp:posOffset>
          </wp:positionV>
          <wp:extent cx="7918354" cy="10191750"/>
          <wp:effectExtent b="0" l="0" r="0" t="0"/>
          <wp:wrapNone/>
          <wp:docPr id="3" name="image2.png"/>
          <a:graphic>
            <a:graphicData uri="http://schemas.openxmlformats.org/drawingml/2006/picture">
              <pic:pic>
                <pic:nvPicPr>
                  <pic:cNvPr id="0" name="image2.png"/>
                  <pic:cNvPicPr preferRelativeResize="0"/>
                </pic:nvPicPr>
                <pic:blipFill>
                  <a:blip r:embed="rId1"/>
                  <a:srcRect b="271" l="0" r="0" t="271"/>
                  <a:stretch>
                    <a:fillRect/>
                  </a:stretch>
                </pic:blipFill>
                <pic:spPr>
                  <a:xfrm>
                    <a:off x="0" y="0"/>
                    <a:ext cx="7918354" cy="101917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4"/>
        <w:szCs w:val="24"/>
        <w:lang w:val="en"/>
      </w:rPr>
    </w:rPrDefault>
    <w:pPrDefault>
      <w:pPr>
        <w:spacing w:after="240" w:before="240" w:line="276" w:lineRule="auto"/>
        <w:ind w:left="-27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270" w:right="-90" w:firstLine="0"/>
    </w:pPr>
    <w:rPr>
      <w:rFonts w:ascii="Montserrat Medium" w:cs="Montserrat Medium" w:eastAsia="Montserrat Medium" w:hAnsi="Montserrat Medium"/>
      <w:color w:val="0702f1"/>
      <w:sz w:val="80"/>
      <w:szCs w:val="80"/>
    </w:rPr>
  </w:style>
  <w:style w:type="paragraph" w:styleId="Heading2">
    <w:name w:val="heading 2"/>
    <w:basedOn w:val="Normal"/>
    <w:next w:val="Normal"/>
    <w:pPr>
      <w:keepNext w:val="1"/>
      <w:keepLines w:val="1"/>
      <w:spacing w:after="120" w:before="360" w:lineRule="auto"/>
      <w:ind w:left="-270" w:right="-90" w:firstLine="0"/>
    </w:pPr>
    <w:rPr>
      <w:rFonts w:ascii="Montserrat SemiBold" w:cs="Montserrat SemiBold" w:eastAsia="Montserrat SemiBold" w:hAnsi="Montserrat SemiBold"/>
      <w:color w:val="0702f1"/>
      <w:sz w:val="44"/>
      <w:szCs w:val="44"/>
    </w:rPr>
  </w:style>
  <w:style w:type="paragraph" w:styleId="Heading3">
    <w:name w:val="heading 3"/>
    <w:basedOn w:val="Normal"/>
    <w:next w:val="Normal"/>
    <w:pPr>
      <w:keepNext w:val="1"/>
      <w:keepLines w:val="1"/>
      <w:spacing w:after="80" w:before="280" w:lineRule="auto"/>
      <w:ind w:left="-270" w:right="-90" w:firstLine="0"/>
    </w:pPr>
    <w:rPr>
      <w:rFonts w:ascii="Montserrat" w:cs="Montserrat" w:eastAsia="Montserrat" w:hAnsi="Montserrat"/>
      <w:sz w:val="40"/>
      <w:szCs w:val="40"/>
    </w:rPr>
  </w:style>
  <w:style w:type="paragraph" w:styleId="Heading4">
    <w:name w:val="heading 4"/>
    <w:basedOn w:val="Normal"/>
    <w:next w:val="Normal"/>
    <w:pPr>
      <w:keepNext w:val="1"/>
      <w:keepLines w:val="1"/>
      <w:ind w:left="-270" w:right="-90" w:firstLine="0"/>
    </w:pPr>
    <w:rPr>
      <w:rFonts w:ascii="Montserrat" w:cs="Montserrat" w:eastAsia="Montserrat" w:hAnsi="Montserrat"/>
      <w:sz w:val="36"/>
      <w:szCs w:val="36"/>
    </w:rPr>
  </w:style>
  <w:style w:type="paragraph" w:styleId="Heading5">
    <w:name w:val="heading 5"/>
    <w:basedOn w:val="Normal"/>
    <w:next w:val="Normal"/>
    <w:pPr>
      <w:keepNext w:val="1"/>
      <w:keepLines w:val="1"/>
      <w:ind w:left="-270" w:right="-90" w:firstLine="0"/>
    </w:pPr>
    <w:rPr>
      <w:rFonts w:ascii="Montserrat" w:cs="Montserrat" w:eastAsia="Montserrat" w:hAnsi="Montserrat"/>
      <w:sz w:val="32"/>
      <w:szCs w:val="32"/>
    </w:rPr>
  </w:style>
  <w:style w:type="paragraph" w:styleId="Heading6">
    <w:name w:val="heading 6"/>
    <w:basedOn w:val="Normal"/>
    <w:next w:val="Normal"/>
    <w:pPr>
      <w:keepNext w:val="1"/>
      <w:keepLines w:val="1"/>
      <w:spacing w:after="80" w:lineRule="auto"/>
      <w:ind w:left="-270" w:right="-90" w:firstLine="0"/>
    </w:pPr>
    <w:rPr>
      <w:rFonts w:ascii="Montserrat" w:cs="Montserrat" w:eastAsia="Montserrat" w:hAnsi="Montserrat"/>
      <w:sz w:val="28"/>
      <w:szCs w:val="28"/>
    </w:rPr>
  </w:style>
  <w:style w:type="paragraph" w:styleId="Title">
    <w:name w:val="Title"/>
    <w:basedOn w:val="Normal"/>
    <w:next w:val="Normal"/>
    <w:pPr>
      <w:keepNext w:val="1"/>
      <w:keepLines w:val="1"/>
      <w:spacing w:line="240" w:lineRule="auto"/>
      <w:ind w:left="-270" w:right="-90" w:firstLine="0"/>
    </w:pPr>
    <w:rPr>
      <w:rFonts w:ascii="Montserrat Medium" w:cs="Montserrat Medium" w:eastAsia="Montserrat Medium" w:hAnsi="Montserrat Medium"/>
      <w:color w:val="eceaea"/>
      <w:sz w:val="96"/>
      <w:szCs w:val="9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3.0" w:type="dxa"/>
        <w:bottom w:w="0.0" w:type="dxa"/>
        <w:right w:w="113.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NotoSansSymbols-regular.ttf"/><Relationship Id="rId12" Type="http://schemas.openxmlformats.org/officeDocument/2006/relationships/font" Target="fonts/MontserratMedium-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Medium-regular.ttf"/><Relationship Id="rId14" Type="http://schemas.openxmlformats.org/officeDocument/2006/relationships/font" Target="fonts/NotoSansSymbols-bold.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stSw5ZBGCUkb/Sy0hKLe0wvxoA==">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frameworks">
    <vt:lpwstr>frameworks</vt:lpwstr>
  </property>
  <property fmtid="{D5CDD505-2E9C-101B-9397-08002B2CF9AE}" pid="3" name="last_reviewed">
    <vt:lpwstr>2026-03-06</vt:lpwstr>
  </property>
  <property fmtid="{D5CDD505-2E9C-101B-9397-08002B2CF9AE}" pid="4" name="owner">
    <vt:lpwstr>Francisco Larrain</vt:lpwstr>
  </property>
  <property fmtid="{D5CDD505-2E9C-101B-9397-08002B2CF9AE}" pid="5" name="version">
    <vt:lpwstr>1.0</vt:lpwstr>
  </property>
</Properties>
</file>